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核心矛盾：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e1e3e6" w:val="clear"/>
          <w:rtl w:val="0"/>
        </w:rPr>
        <w:t xml:space="preserve">[换行符]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排洪速度 vs 污水处理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香港约70%的管网采用传统的合流制设计，这种设计在旱季将污水输送至污水处理厂，但在雨季，当流量超过处理能力时，为避免城市内涝，必须通过溢流直接排放至维多利亚港，以保证快速处理内涝排污的紧迫性。数据显示，香港污水处理能力约为280万立方米/日，但雨天峰值流量可达处理能力的5-10倍（渠务署，2022）。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一矛盾在2023年极端天气黑雨事件中表现得尤为明显（https://hkcd.com/content_app/2023-09/07/content_8599011.html）：为快速排洪，渠务署启动了所有排水设施，但估计有数百万立方米未经处理的污水直接排入海中，导致暴雨后维多利亚港水质严重恶化，大肠杆菌超标数十倍，2023年9月的极端降雨（包括超强台风苏拉和“世纪黑雨”）确实导致了海水及泳滩水质的显著波动（环保署，2023https://www.epd.gov.hk/epd/sites/default/files/epd/english/environmentinhk/water/beach_quality/files/bwq_report2023.pdf）。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据2025年新闻报道，目前的极端天气情况如黑雨造成的城市内涝均在1-2小时之内处理完成（https://news.rthk.hk/rthk/ch/component/k2/1815689-20250729.htm）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另外根据渠务署 應對海平面上升和極端降雨的防洪管理策略規劃研究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hyperlink r:id="rId7">
        <w:r w:rsidDel="00000000" w:rsidR="00000000" w:rsidRPr="00000000">
          <w:rPr>
            <w:sz w:val="21"/>
            <w:szCs w:val="21"/>
            <w:u w:val="single"/>
            <w:shd w:fill="e1e3e6" w:val="clear"/>
            <w:rtl w:val="0"/>
          </w:rPr>
          <w:t xml:space="preserve">https://www.dsd.gov.hk/uploads/page/CE772021/Executive%20Summary%20(Chinese)_Final.pdf</w:t>
        </w:r>
      </w:hyperlink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</w:rPr>
        <w:drawing>
          <wp:inline distB="114300" distT="114300" distL="114300" distR="114300">
            <wp:extent cx="5283200" cy="2514600"/>
            <wp:effectExtent b="0" l="0" r="0" t="0"/>
            <wp:docPr descr="img_v3_02101_40d7e5db-89c7-47f6-a444-80e6f0e3575g" id="1" name="image1.png"/>
            <a:graphic>
              <a:graphicData uri="http://schemas.openxmlformats.org/drawingml/2006/picture">
                <pic:pic>
                  <pic:nvPicPr>
                    <pic:cNvPr descr="img_v3_02101_40d7e5db-89c7-47f6-a444-80e6f0e3575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防洪管理策略“果断应急，迅速复原”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color w:val="c00000"/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1"/>
          <w:szCs w:val="21"/>
          <w:rtl w:val="0"/>
        </w:rPr>
        <w:t xml:space="preserve">上述涉及关键政策：</w:t>
      </w:r>
      <w:r w:rsidDel="00000000" w:rsidR="00000000" w:rsidRPr="00000000">
        <w:rPr>
          <w:color w:val="c0000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环境署 Cap. 358；所有排放都要符合一定指标，但是极端天气下可以做出特殊安排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渠务署 Cap. 446：渠务署为了防止水浸，可以对土地进行拓宽及维护排水渠，同时渠务署必须在暴雨期间采取一切行动保证排水通畅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严格按照Capano &amp; Howlett的政策工具研究议程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Issue 3 deployment dynamic: 跨部门的政策连贯性缺少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Policy sector convergence and intersections and their impact on policy mix coherence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渠务署和环保署属于两个独立的政策系统，工具设计的时候每一步考虑连贯性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但防洪端工具的目的是快速截流和排水，污水处理端的工具的目的是清洁排水，去污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极端降雨情况下（如黑雨）就会跃过污水处理标准，实现防洪目标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cyan"/>
          <w:rtl w:val="0"/>
        </w:rPr>
        <w:t xml:space="preserve">补充文献：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Policy mixes for sustainability transitions: An extended concept and framework for analysis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这篇文章提出了评价Policy Mix的几个硬指标，我觉得可以作为一个补充，因为刚好我们讲冲突，这个文章提到的比较核心的就是 Consistency（一致性，即政策工具间不互相冲突） 和 Coherence（连贯性，即不同政策的顶层目标是否协同），初步看可以用来作为一个说明政策连贯性缺少的补充文献，不是单一的howlett的视角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-library citation&amp;link: Rogge, K. S., &amp; Reichardt, K. (2016). Policy mixes for sustainability transitions: An extended concept and framework for analysis.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Research Policy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45</w:t>
      </w:r>
      <w:r w:rsidDel="00000000" w:rsidR="00000000" w:rsidRPr="00000000">
        <w:rPr>
          <w:sz w:val="21"/>
          <w:szCs w:val="21"/>
          <w:rtl w:val="0"/>
        </w:rPr>
        <w:t xml:space="preserve">(8), 1620–1635. </w:t>
      </w:r>
      <w:hyperlink r:id="rId9">
        <w:r w:rsidDel="00000000" w:rsidR="00000000" w:rsidRPr="00000000">
          <w:rPr>
            <w:color w:val="0000ff"/>
            <w:sz w:val="21"/>
            <w:szCs w:val="21"/>
            <w:u w:val="single"/>
            <w:rtl w:val="0"/>
          </w:rPr>
          <w:t xml:space="preserve">https://doi.org/10.1016/j.respol.2016.04.004</w:t>
        </w:r>
      </w:hyperlink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Issue 5-6 Behavior Issue：行为和工具选择的偏差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Motivate targtes, decision maker in policy design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两个部门目标分化，未实现目标理性，政策制定动机不一致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渠务署优先避免内涝，保护内涝区公众生命安全，黑雨时必然启动溢流排洪工具；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环保署优先水质达标，但应急场景下的监管政策缺乏执行力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sz w:val="21"/>
          <w:szCs w:val="21"/>
          <w:shd w:fill="c6c6c6" w:val="clear"/>
          <w:rPrChange w:author="Shiying (Wing)" w:id="0" w:date="2026-03-23T07:35:35Z">
            <w:rPr>
              <w:b w:val="1"/>
              <w:bCs w:val="1"/>
              <w:sz w:val="21"/>
              <w:szCs w:val="21"/>
              <w:shd w:fill="c6c6c6" w:val="clear"/>
            </w:rPr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cyan"/>
          <w:rtl w:val="0"/>
        </w:rPr>
        <w:t xml:space="preserve">Zoe补充：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此处的核心是 Issue 5-6 Behavior Issue下分析部门目标不一致/站位不同而导致政策focus/priority不同，部门间肯定能够意识到或者是互相提出过政策矛盾的问题，在这个视角下，是不是可以补充一个类似政策妥协的安排，即Cap.358在极端天气下的“特殊安排(Special arrangements)”，就是经典的 "Policy Patching"。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  <w:rPrChange w:author="Shiying (Wing)" w:id="0" w:date="2026-03-23T07:35:35Z">
            <w:rPr>
              <w:rFonts w:ascii="Arial Unicode MS" w:cs="Arial Unicode MS" w:eastAsia="Arial Unicode MS" w:hAnsi="Arial Unicode MS"/>
              <w:b w:val="1"/>
              <w:bCs w:val="1"/>
              <w:sz w:val="21"/>
              <w:szCs w:val="21"/>
            </w:rPr>
          </w:rPrChange>
        </w:rPr>
        <w:t xml:space="preserve">形成一个「行为和工具选择的偏差」到「补救措施」的一个loop。【旧系统出问题时，不推翻重来，而是打各种制度补丁】</w:t>
      </w:r>
      <w:r w:rsidDel="00000000" w:rsidR="00000000" w:rsidRPr="00000000">
        <w:rPr>
          <w:b w:val="1"/>
          <w:bCs w:val="1"/>
          <w:sz w:val="21"/>
          <w:szCs w:val="21"/>
          <w:shd w:fill="c6c6c6" w:val="clear"/>
          <w:rtl w:val="0"/>
          <w:rPrChange w:author="Shiying (Wing)" w:id="0" w:date="2026-03-23T07:35:35Z">
            <w:rPr>
              <w:b w:val="1"/>
              <w:bCs w:val="1"/>
              <w:sz w:val="21"/>
              <w:szCs w:val="21"/>
              <w:shd w:fill="c6c6c6" w:val="clear"/>
            </w:rPr>
          </w:rPrChange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Surprisingly，这个也是Howlett的文章：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Patching vs Packaging in Policy Formulation: Assessing Policy Portfolio Design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library citation&amp;link: Howlett, M., &amp; Rayner, J. (2013). Patching vs Packaging in Policy Formulation: Assessing Policy Portfolio Design.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Politics and Governance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(2), 170–182. </w:t>
      </w:r>
      <w:hyperlink r:id="rId10">
        <w:r w:rsidDel="00000000" w:rsidR="00000000" w:rsidRPr="00000000">
          <w:rPr>
            <w:color w:val="0000ff"/>
            <w:sz w:val="21"/>
            <w:szCs w:val="21"/>
            <w:u w:val="single"/>
            <w:rtl w:val="0"/>
          </w:rPr>
          <w:t xml:space="preserve">https://doi.org/10.12924/pag2013.01020170</w:t>
        </w:r>
      </w:hyperlink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1"/>
          <w:szCs w:val="21"/>
          <w:highlight w:val="white"/>
          <w:rtl w:val="0"/>
        </w:rPr>
        <w:t xml:space="preserve">Moke补充：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white"/>
          <w:rtl w:val="0"/>
        </w:rPr>
        <w:t xml:space="preserve">这个挺好的，其实就是要在subordinate policy packages中做一个分类，有一些是执行细化功能，有一些是patching作用补充政策，那么这篇paper就是我们用到patching的理论来源。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Issue 8 Defining and measuring the types of tools found in policy mixes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9 Measuring performance and effectiveness of tool deployment and mixes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两个政策的融合测量和方法论评估未实现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组合连贯性：两个政策的目标不统一，无法准确评估这两个政策mix的有效性影响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有效性测量：防内涝和保水质，极端条件下是二元对立的，缺乏有效工具进行评估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1"/>
          <w:szCs w:val="21"/>
          <w:rtl w:val="0"/>
        </w:rPr>
        <w:t xml:space="preserve">由于老师说了depth》》breadth，个人觉得只要抓住某一个核心的矛盾深挖即可？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Moke: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大体思路我都比较认可，Zoe提到的工具 C (Procedural / Network): 翠屏河活化与社区防洪协作可以作为一个 adaptation / resilience language entering the mix的辅助例子，这个属于 project-level / community-level collaboration case，叙事层级有点不一致：Cap 446 和 Cap.358 是制度级，C 是个案级,但是把这个翠屏河活化与社区防洪作为 Resilience / localised adaptation / community-facing initiatives是个很好的补充。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从政策关系上看：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CAP 446（渠务暑的地下蓄洪池与强制排洪标准 ）和Cap 358 （ Water pollution control）之间的关系是更具有 policy-system contradiction；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 CAP 446和 BEAM Plus / 绿色建筑容积率宽免之间关系更偏互补 (Complementary)关系，涉及另外一个方向：建筑设计；开发商激励；source control / sponge city；BEAM Plus 制度细节。同时需要先证明：它在香港 urban flooding mix 里的关键地位，也就是城市建筑容积率宽免对城市防洪的关键地位。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我会偏向于做核心双工具冲突的 policy-system contradiction （Main policy mix tension）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工具一：Flood drainage / flood protection toolkit: （ Cap. 446）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包括：DSD flood protection standards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long-term improvement works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maintenance / emergency response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Water pollution control toolkit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工具二： Water Pollution Control toolkit （ Cap. 358）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     包括：WQOs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discharge licensing / exceptional arrangements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外加：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辅助案例：Resilience / localised adaptation / community-facing initiatives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PN 2/2023 2023黑雨事件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river revitalisation or community-facing resilience elements 翠屏河活化与社区防洪作为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把它们作为adaptation / resilience language entering the mix的辅助例子，而不是主工具。这样结构就不是 3 个完全并列工具，而是 2 个系统制度 + 1 个补充层。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Choi的针对 Capano &amp; Howlett 的 Table 1 的分析基本涵盖了。总结一下就是：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有清晰政策文件支撑：Cap. 446 vs Cap. 358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事件证据：黑雨、极端天气、溢流、海港水质波动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Capano &amp; Howlett 的 Table 1 分析：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3 sector intersection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7 mechanisms of effects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9 effectiveness measurement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10 perverse outcomes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11 government capacity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13 calibration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Issue 14 procedural tools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PPT结构建议：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1. Problem framing: Why is pluvial flooding a sustainability and policy-mix problem?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2. Theory framework: e.g. Capano &amp; Howlett. To analyze why this case matters analytically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3. Policy tool analysis-Policy Tool A: flood-drainage and flood-protection toolkit (Cap 446)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4. Policy tool analysis-Policy Tool B: water-pollution-control toolkit (Cap 358)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5. Other policies, ordinance, guidance under Policies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6. Core interaction: complementary with case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7. Core interaction: conflict with case 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8. Measuring effectiveness: strengths, blind spots, and partial indicators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2d53a0"/>
          <w:sz w:val="21"/>
          <w:szCs w:val="21"/>
          <w:shd w:fill="c6c6c6" w:val="clear"/>
        </w:rPr>
      </w:pPr>
      <w:r w:rsidDel="00000000" w:rsidR="00000000" w:rsidRPr="00000000">
        <w:rPr>
          <w:color w:val="2d53a0"/>
          <w:sz w:val="21"/>
          <w:szCs w:val="21"/>
          <w:rtl w:val="0"/>
        </w:rPr>
        <w:t xml:space="preserve">9. Conclusion: partial coherence, strong capacity, unresolved tension</w:t>
      </w:r>
      <w:r w:rsidDel="00000000" w:rsidR="00000000" w:rsidRPr="00000000">
        <w:rPr>
          <w:color w:val="2d53a0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cyan"/>
          <w:rtl w:val="0"/>
        </w:rPr>
        <w:t xml:space="preserve">Zoe：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整体看下来，结合前面所提到的观点，大致顺了一下逻辑，ppt结构上个人觉得可以做一下整合与优化，刚好我们有4个人，以下只是我个人建议，供参考讨论：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9"/>
          <w:szCs w:val="19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Module 1: The Wicked Problem+Theoretical Lens （整合1、2，提出问题+理论）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The Urban Flood Challenge: 以极端天气（如黑雨）切入，指出城市内涝不仅是基建问题，更是复杂的治理和政策组合（Policy Mix）问题。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Theoretical Framework: 引入 Capano &amp; Howlett (2020)。明确指出，我们不能孤立地看单一政策，因为在任何领域，采用的政策工具组合都具有混合性质，并呈现出不同的随时间变化的轨迹 。我们将重点分析工具组合中的“互补（complementary）”与“反作用（counterproductive）”效应 。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19"/>
          <w:szCs w:val="19"/>
          <w:shd w:fill="c6c6c6" w:val="clear"/>
        </w:rPr>
      </w:pP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9"/>
          <w:szCs w:val="19"/>
          <w:highlight w:val="white"/>
          <w:rtl w:val="0"/>
        </w:rPr>
        <w:t xml:space="preserve">Moke: Module 1这部分我认为没问题,不过理论部分我觉得需要再看一下其他paper，如果使用到，不一定是在这个部分全部堆上理论，也可能在后面部分可以放上一些其他LR的内容；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9"/>
          <w:szCs w:val="19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Module 2: The Policy Mix in Isolation (整合原 3, 4)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Policy tool analysis-Policy Tool A: flood-drainage and flood-protection toolkit (Cap 446)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Policy tool analysis-Policy Tool B: water-pollution-control toolkit (Cap 358)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ins w:author="Shiying (Wing)" w:id="1" w:date="2026-03-23T11:47:29Z"/>
          <w:color w:val="ff0000"/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9"/>
          <w:szCs w:val="19"/>
          <w:highlight w:val="white"/>
          <w:rtl w:val="0"/>
        </w:rPr>
        <w:t xml:space="preserve">Moke: Module 2这部分大结构也没问题，但是我在想是否要把Cap 446和Cap 358对应的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white"/>
          <w:rtl w:val="0"/>
        </w:rPr>
        <w:t xml:space="preserve">subordinate policy packages也在这里一并介绍掉；</w:t>
      </w:r>
      <w:ins w:author="Shiying (Wing)" w:id="1" w:date="2026-03-23T11:47:29Z">
        <w:commentRangeStart w:id="0"/>
        <w:commentRangeStart w:id="1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ff0000"/>
          <w:sz w:val="21"/>
          <w:szCs w:val="21"/>
          <w:highlight w:val="white"/>
          <w:rPrChange w:author="Shiying (Wing)" w:id="2" w:date="2026-03-23T11:47:29Z">
            <w:rPr>
              <w:sz w:val="21"/>
              <w:szCs w:val="21"/>
              <w:shd w:fill="c6c6c6" w:val="clear"/>
            </w:rPr>
          </w:rPrChange>
        </w:rPr>
      </w:pPr>
      <w:ins w:author="Shiying (Wing)" w:id="1" w:date="2026-03-23T11:47:29Z">
        <w:commentRangeStart w:id="0"/>
        <w:commentRangeEnd w:id="0"/>
        <w:r w:rsidDel="00000000" w:rsidR="00000000" w:rsidRPr="00000000">
          <w:commentReference w:id="0"/>
        </w:r>
        <w:commentRangeStart w:id="1"/>
        <w:commentRangeEnd w:id="1"/>
        <w:r w:rsidDel="00000000" w:rsidR="00000000" w:rsidRPr="00000000">
          <w:commentReference w:id="1"/>
        </w:r>
        <w:r w:rsidDel="00000000" w:rsidR="00000000" w:rsidRPr="00000000">
          <w:rPr>
            <w:color w:val="ff0000"/>
            <w:sz w:val="21"/>
            <w:szCs w:val="21"/>
            <w:highlight w:val="white"/>
            <w:rtl w:val="0"/>
            <w:rPrChange w:author="Shiying (Wing)" w:id="2" w:date="2026-03-23T11:47:29Z">
              <w:rPr>
                <w:color w:val="ff0000"/>
                <w:sz w:val="21"/>
                <w:szCs w:val="21"/>
                <w:highlight w:val="white"/>
              </w:rPr>
            </w:rPrChange>
          </w:rPr>
          <w:t xml:space="preserve">政策梳理+层级分析（justification for 分层）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ff0000"/>
          <w:sz w:val="19"/>
          <w:szCs w:val="19"/>
          <w:highlight w:val="white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Module 3: Policy-System Contradiction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  <w:commentRangeStart w:id="2"/>
      <w:commentRangeStart w:id="3"/>
      <w:commentRangeStart w:id="4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9"/>
          <w:szCs w:val="19"/>
          <w:highlight w:val="white"/>
          <w:rtl w:val="0"/>
        </w:rPr>
        <w:t xml:space="preserve">这里建议改成interaction,因为可能不仅是矛盾关系？待讨论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The Illusion of Complementarity (原 6)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The Core Conflict: A Case of "Tense Layering" (原 7)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The Procedural "Patch" (原 5): 这个待讨论，原先是“Other policies/guidance”，我在想patching是不是可以放在这个位置，当两个Substantive tools打架时，政府的应对是他们依赖“极端天气下的特殊安排”这种内部指引或程序性工具来进行“修补 (Patching)” ，类似权宜之计。</w:t>
      </w:r>
      <w:r w:rsidDel="00000000" w:rsidR="00000000" w:rsidRPr="00000000">
        <w:rPr>
          <w:color w:val="ff0000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0000"/>
          <w:sz w:val="21"/>
          <w:szCs w:val="21"/>
          <w:highlight w:val="white"/>
        </w:rPr>
      </w:pPr>
      <w:commentRangeStart w:id="5"/>
      <w:commentRangeStart w:id="6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9"/>
          <w:szCs w:val="19"/>
          <w:highlight w:val="white"/>
          <w:rtl w:val="0"/>
        </w:rPr>
        <w:t xml:space="preserve">Moke: 原5这里其实探讨的关系不单是打架时候的补充条例，很多也是针对高级别法规下的执行细则，虽然也有修补和缓解矛盾的作用，但是单独设置的时候更多是将高级别法规进行细化成为</w:t>
      </w:r>
      <w:r w:rsidDel="00000000" w:rsidR="00000000" w:rsidRPr="00000000">
        <w:rPr>
          <w:color w:val="ff0000"/>
          <w:sz w:val="21"/>
          <w:szCs w:val="21"/>
          <w:highlight w:val="white"/>
          <w:rtl w:val="0"/>
        </w:rPr>
        <w:t xml:space="preserve">subordinate policy packages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9"/>
          <w:szCs w:val="19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9"/>
          <w:szCs w:val="19"/>
          <w:rtl w:val="0"/>
        </w:rPr>
        <w:t xml:space="preserve">Module 4: Evaluation &amp; Strategic Path Forward (整合原 8, 9)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9"/>
          <w:szCs w:val="19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这里会又个问题是，M3是重点，需要比较多的精力+时间，如果只是一个人做可能会比较辛苦，这个留待后续商量。</w:t>
      </w:r>
      <w:r w:rsidDel="00000000" w:rsidR="00000000" w:rsidRPr="00000000">
        <w:rPr>
          <w:sz w:val="19"/>
          <w:szCs w:val="19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ff0000"/>
          <w:sz w:val="19"/>
          <w:szCs w:val="19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Measuring effectiveness用到The Handbook of Environmental Policy Valuation也就是approach A的部分理论支持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highlight w:val="yellow"/>
          <w:rtl w:val="0"/>
        </w:rPr>
        <w:t xml:space="preserve">Vivian的问题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555555"/>
          <w:sz w:val="21"/>
          <w:szCs w:val="21"/>
          <w:highlight w:val="yellow"/>
          <w:rtl w:val="0"/>
        </w:rPr>
        <w:t xml:space="preserve">(i) GENERAL questions regarding the group assignment</w:t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Q1: For the group presentation, what level of policy recommendation is appropriate? Since the assignment is not meant to be a consultancy report, would it be better to focus mainly on explaining policy-mix interactions and effectiveness, and keep recommendations brief（details in individual assignments）?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555555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555555"/>
          <w:sz w:val="21"/>
          <w:szCs w:val="21"/>
          <w:highlight w:val="yellow"/>
          <w:rtl w:val="0"/>
        </w:rPr>
        <w:t xml:space="preserve">(ii) Group-specific questions</w:t>
      </w:r>
      <w:r w:rsidDel="00000000" w:rsidR="00000000" w:rsidRPr="00000000">
        <w:rPr>
          <w:color w:val="555555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Q1: Our group is analyzing Hong Kong’s urban pluvial flooding governance using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Approach B</w:t>
      </w:r>
      <w:r w:rsidDel="00000000" w:rsidR="00000000" w:rsidRPr="00000000">
        <w:rPr>
          <w:sz w:val="21"/>
          <w:szCs w:val="21"/>
          <w:rtl w:val="0"/>
        </w:rPr>
        <w:t xml:space="preserve">. Following our research, we have refined the scope of relevant policies into two directions.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Direction A</w:t>
      </w:r>
      <w:r w:rsidDel="00000000" w:rsidR="00000000" w:rsidRPr="00000000">
        <w:rPr>
          <w:sz w:val="21"/>
          <w:szCs w:val="21"/>
          <w:rtl w:val="0"/>
        </w:rPr>
        <w:t xml:space="preserve"> focuses on the synergy between flood drainage/protection policy's toolkit and water pollution control;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Direction B</w:t>
      </w:r>
      <w:r w:rsidDel="00000000" w:rsidR="00000000" w:rsidRPr="00000000">
        <w:rPr>
          <w:sz w:val="21"/>
          <w:szCs w:val="21"/>
          <w:rtl w:val="0"/>
        </w:rPr>
        <w:t xml:space="preserve"> examines the intersection of flood drainage/protection and green building incentives (e.g., the Sponge City initiative), both good directions. In your view, is it sufficient to analyze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interaction points between two policies</w:t>
      </w:r>
      <w:r w:rsidDel="00000000" w:rsidR="00000000" w:rsidRPr="00000000">
        <w:rPr>
          <w:sz w:val="21"/>
          <w:szCs w:val="21"/>
          <w:rtl w:val="0"/>
        </w:rPr>
        <w:t xml:space="preserve">, or should we evaluate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broader policy mix</w:t>
      </w:r>
      <w:r w:rsidDel="00000000" w:rsidR="00000000" w:rsidRPr="00000000">
        <w:rPr>
          <w:sz w:val="21"/>
          <w:szCs w:val="21"/>
          <w:rtl w:val="0"/>
        </w:rPr>
        <w:t xml:space="preserve"> involving multiple instruments, like combining direction A+B, even more?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Q2: Under larger policy frameworks, there may be numerous subordinate policy packages. For example, under Cap 446 Flood Drainage/Flood Protection Toolkit, there are DSD flood protection standards, maintenance/emergency response memos, technical guidance, etc. Should we also include these subordinate policies or guidance documents in our analytical framework?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Vivian课堂涉及paper lists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1）主框架：Capano &amp; Howlett (2020)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可用来回答：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为什么要分析 policy mix，而不是单一政策；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为什么要关注 sequencing / sectoral intersections / procedural tools / calibration / effectiveness measurement；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为什么 flood governance 适合做一个 instrument-mix case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2）Policy evaluation literature（Crabbé &amp; Leroy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Crabbé &amp; Leroy 提醒：环境政策评估必须面对 criteria、complexity、data availability、timeframe、representation、causal attribution 等方法问题。评估不是“看有没有效果”这么简单，而是要在复杂情境下，针对明确标准做分析并提出判断。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3）Implementation gap / policy failure（Hudson et al.）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这篇paper解释政策失效的原因，也就是 implementation gap。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Hudson 指出，政策失效经常不是因为目标写错，而是因为实施过程复杂、非线性、多主体参与，传统 top-down 假设不成立。这个结论适合放在讲 fragmentation / tensions / gaps 的那一页。尤其在分析：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排洪逻辑 vs 水质逻辑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法律条文 vs 实际极端天气情境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指标存在但不能全面代表真实风险的时候，都可以用 Hudson的论文去解释：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ineffectiveness may arise not from the absence of policy, but from implementation complexity and misaligned policy processes.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Hudson, B., Hunter, D., &amp; Peckham, S. (2019). Policy failure and the policy-implementation gap: can policy support programs help? </w:t>
      </w:r>
      <w:r w:rsidDel="00000000" w:rsidR="00000000" w:rsidRPr="00000000">
        <w:rPr>
          <w:i w:val="1"/>
          <w:iCs w:val="1"/>
          <w:color w:val="333333"/>
          <w:sz w:val="24"/>
          <w:szCs w:val="24"/>
          <w:highlight w:val="white"/>
          <w:rtl w:val="0"/>
        </w:rPr>
        <w:t xml:space="preserve">Policy Design and Practice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(1), 1–14.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https://doi.org/10.1080/25741292.2018.1540378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https://www.tandfonline.com/doi/full/10.1080/25741292.2018.1540378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4）Governance effectiveness / metagovernance（Sørensen &amp; Torfing；Koontz；Emerson）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这一系列paper是为了除了说明“工具之间有冲突”之外，更进一步说明：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为什么跨部门 policy mix 会变得 fragmented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为什么要有 coordination / steering / metagovernance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为什么 process 很多，但 environmental outcomes 仍难证明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Sørensen &amp; Torfing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他们论文呢强调 governance networks 既可能提高问题解决能力，也可能带来不透明、低问责、僵局，所以 effectiveness 与 democracy 常需要通过 metagovernance 去引导。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和我们research的关联：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 flood governance 涉及 DSD、EPD、标准、许可、实施与报告时，问题不只是“有没有政策”，而是有没有某种 steering / coordination logic。这很适合解释上文提到的部门分割。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Sørensen, E., &amp; Torfing, J. (2009). Making governance networks effective and democratic through metagovernance. </w:t>
      </w:r>
      <w:r w:rsidDel="00000000" w:rsidR="00000000" w:rsidRPr="00000000">
        <w:rPr>
          <w:i w:val="1"/>
          <w:iCs w:val="1"/>
          <w:rtl w:val="0"/>
        </w:rPr>
        <w:t xml:space="preserve">Public Administration, 87</w:t>
      </w:r>
      <w:r w:rsidDel="00000000" w:rsidR="00000000" w:rsidRPr="00000000">
        <w:rPr>
          <w:rtl w:val="0"/>
        </w:rPr>
        <w:t xml:space="preserve">(2), 234–258.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https://onlinelibrary.wiley.com/doi/abs/10.1111/j.1467-9299.2009.01753.x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 Koontz &amp; Thomas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他们论文最有价值的提醒是：协作/治理安排常被说得很好，但环境结果的直接证据并不充分。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和我们research的关联：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这篇特别适合支撑我们case中的一个观点：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“香港并不是没有监测与治理，而是现有证据更多反映 targeted performance，而非 full system outcomes。”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Koontz, T. M., &amp; Thomas, C. W. (2006). What do we know and need to know about the environmental outcomes of collaborative management? </w:t>
      </w:r>
      <w:r w:rsidDel="00000000" w:rsidR="00000000" w:rsidRPr="00000000">
        <w:rPr>
          <w:i w:val="1"/>
          <w:iCs w:val="1"/>
          <w:rtl w:val="0"/>
        </w:rPr>
        <w:t xml:space="preserve">Public Administration Review, 66</w:t>
      </w:r>
      <w:r w:rsidDel="00000000" w:rsidR="00000000" w:rsidRPr="00000000">
        <w:rPr>
          <w:rtl w:val="0"/>
        </w:rPr>
        <w:t xml:space="preserve">(s1), 111–121.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https://onlinelibrary.wiley.com/doi/10.1111/j.1540-6210.2006.00671.x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C. Emerson / collaborative governance regime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Emerson 的论文价值在于：把协作看成 system context → collaborative dynamics → actions → outcomes/adaptation 的循环过程。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和我们research的关联：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如果最后想在结论里提一句“resilience governance 需要持续学习和适应，而不是静态 compliance”，这套框架很好用。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Emerson, K., Nabatchi, T., &amp; Balogh, S. (2012). An integrative framework for collaborative governance. </w:t>
      </w:r>
      <w:r w:rsidDel="00000000" w:rsidR="00000000" w:rsidRPr="00000000">
        <w:rPr>
          <w:i w:val="1"/>
          <w:iCs w:val="1"/>
          <w:rtl w:val="0"/>
        </w:rPr>
        <w:t xml:space="preserve">Journal of Public Administration Research and Theory, 22</w:t>
      </w:r>
      <w:r w:rsidDel="00000000" w:rsidR="00000000" w:rsidRPr="00000000">
        <w:rPr>
          <w:rtl w:val="0"/>
        </w:rPr>
        <w:t xml:space="preserve">(1), 1–29.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https://academic.oup.com/jpart/article/22/1/1/944908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这三篇paper的作用是让我们的 presentation 从研究定位冲突提升为“治理能力—协调能力—证据能力”的分析。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总结</w:t>
      </w:r>
    </w:p>
    <w:p w:rsidR="00000000" w:rsidDel="00000000" w:rsidP="00000000" w:rsidRDefault="00000000" w:rsidRPr="00000000" w14:paraId="000000C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 — Problem framing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可用：Markard et al.（可持续转型 / system problem）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Markard, Jochen, Rob Raven, and Bernhard Truffer. “Sustainability Transitions: An Emerging Field of Research and Its Prospects.” Research policy 41.6 (2012): 955–967. Web.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作用：说明 urban flooding 是 sustainability governance issue，不只是 drainage engineering。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Slide— Main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用：Capano &amp; Howlett Table 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作用：这是主框架页。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 — Policy mix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用：Capano &amp; Howlett和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Howlett 2001 procedural tools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作用：说明为什么可以把工具分层，并强调 procedural tools 不应被忽视。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Slide— Sequencing / calibrati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用：Capano &amp; Howlett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作用：回应 Table 1 的 temporality / calibration / procedural tools。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Slide— Complementarities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用：Capano &amp; Howlett和Emerson 的 joint action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作用：说明 mix 在哪里 coherent。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 — Tensions / fragmentation / gaps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用：Hudson et al. 和Sørensen &amp; Torfing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作用：解释为什么 sector intersections 会转化为 implementation problems，而不是只停在“存在冲突”。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 — Effectiveness assessment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用：Crabbé &amp; Leroy和Koontz &amp; Thomas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作用：体现知道 evaluation 不是简单结果判断，而有 complexity / data / attribution 问题。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Slide  — Conclusion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用：Capano &amp; Howlett以及Emerson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作用：总结这个 case 对 policy-mix effectiveness 的启示。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【可参考文献】：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一、对sustainability的重要性：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urban flood（UF）是重要的可持续问题，不仅造成经济损失，也对社会和环境带来深远影响。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并且，用Nature-based Solutions (NbS)管理flood风险 能够带来social和ecological 双重效益。——也许可作为个人部分的recommendation参考</w:t>
      </w:r>
    </w:p>
    <w:p w:rsidR="00000000" w:rsidDel="00000000" w:rsidP="00000000" w:rsidRDefault="00000000" w:rsidRPr="00000000" w14:paraId="000000F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Urban flood risk management needs nature-based solutions: a coupled social-ecological system perspective</w:t>
      </w:r>
    </w:p>
    <w:p w:rsidR="00000000" w:rsidDel="00000000" w:rsidP="00000000" w:rsidRDefault="00000000" w:rsidRPr="00000000" w14:paraId="000000F6">
      <w:pPr>
        <w:jc w:val="both"/>
        <w:rPr>
          <w:color w:val="0000ff"/>
          <w:u w:val="single"/>
        </w:rPr>
      </w:pP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https://www.nature.com/articles/s42949-024-00162-z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jc w:val="both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城市化发展让UF成为挑战越来越大的sustainability issue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Urban green spaces and flood disaster management: toward sustainable urban design</w:t>
      </w:r>
    </w:p>
    <w:p w:rsidR="00000000" w:rsidDel="00000000" w:rsidP="00000000" w:rsidRDefault="00000000" w:rsidRPr="00000000" w14:paraId="000000F9">
      <w:pPr>
        <w:jc w:val="both"/>
        <w:rPr>
          <w:color w:val="0000ff"/>
          <w:u w:val="single"/>
        </w:rPr>
      </w:pP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https://pmc.ncbi.nlm.nih.gov/articles/PMC12021837/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flooding带来societal and environmental challenges</w:t>
      </w:r>
    </w:p>
    <w:p w:rsidR="00000000" w:rsidDel="00000000" w:rsidP="00000000" w:rsidRDefault="00000000" w:rsidRPr="00000000" w14:paraId="000000FC">
      <w:pPr>
        <w:jc w:val="both"/>
        <w:rPr>
          <w:color w:val="800080"/>
          <w:u w:val="single"/>
        </w:rPr>
      </w:pPr>
      <w:hyperlink r:id="rId15">
        <w:r w:rsidDel="00000000" w:rsidR="00000000" w:rsidRPr="00000000">
          <w:rPr>
            <w:color w:val="800080"/>
            <w:u w:val="single"/>
            <w:rtl w:val="0"/>
          </w:rPr>
          <w:t xml:space="preserve">https://wmo.int/resources/publication-series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UF是可持续挑战，有效解决该挑战需要需要超越短期应对，转向更具韧性和可持续性的解决方案，需要continuous policy adaptation和regulatory reform。</w:t>
      </w:r>
    </w:p>
    <w:p w:rsidR="00000000" w:rsidDel="00000000" w:rsidP="00000000" w:rsidRDefault="00000000" w:rsidRPr="00000000" w14:paraId="000000F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 policies on sustainable flood risk management: Study cases of the Netherlands and Malawi</w:t>
      </w:r>
    </w:p>
    <w:p w:rsidR="00000000" w:rsidDel="00000000" w:rsidP="00000000" w:rsidRDefault="00000000" w:rsidRPr="00000000" w14:paraId="00000100">
      <w:pPr>
        <w:jc w:val="both"/>
        <w:rPr>
          <w:color w:val="0000ff"/>
          <w:u w:val="single"/>
        </w:rPr>
      </w:pPr>
      <w:hyperlink r:id="rId16">
        <w:r w:rsidDel="00000000" w:rsidR="00000000" w:rsidRPr="00000000">
          <w:rPr>
            <w:color w:val="0000ff"/>
            <w:u w:val="single"/>
            <w:rtl w:val="0"/>
          </w:rPr>
          <w:t xml:space="preserve">https://journal-iasssf.com/index.php/ANDMEJ/article/view/953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二、对城市公共管理的重要性/挑战：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UF受到多重相互关联的政治、社会经济和环境因素的影响，这些因素跨越不同的空间和时间尺度，使得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管理过程极其复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杂，因此公共管理者必须处理这种复杂性，整合多方利益和资源。</w:t>
      </w:r>
    </w:p>
    <w:p w:rsidR="00000000" w:rsidDel="00000000" w:rsidP="00000000" w:rsidRDefault="00000000" w:rsidRPr="00000000" w14:paraId="0000010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Challenges in urban flood management: Travelling across spatial and temporal scales</w:t>
      </w:r>
    </w:p>
    <w:p w:rsidR="00000000" w:rsidDel="00000000" w:rsidP="00000000" w:rsidRDefault="00000000" w:rsidRPr="00000000" w14:paraId="00000106">
      <w:pPr>
        <w:jc w:val="both"/>
        <w:rPr>
          <w:color w:val="0000ff"/>
          <w:u w:val="single"/>
        </w:rPr>
      </w:pPr>
      <w:hyperlink r:id="rId17">
        <w:r w:rsidDel="00000000" w:rsidR="00000000" w:rsidRPr="00000000">
          <w:rPr>
            <w:color w:val="0000ff"/>
            <w:u w:val="single"/>
            <w:rtl w:val="0"/>
          </w:rPr>
          <w:t xml:space="preserve">https://www.researchgate.net/publication/227500858_Challenges_in_urban_flood_management_Travelling_across_spatial_and_temporal_scales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jc w:val="both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有效的城市公共管理需要整合脆弱性和灾害组成部分进行洪水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风险评估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，从而为政策实施提供科学依据，这包括识别高风险区域、评估潜在影响，并制定适应性策略以减轻风险。提出了具体的risk assessment approach来识别高风险区域，以此推动data-driven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land use planning</w:t>
        </w:r>
      </w:hyperlink>
      <w:r w:rsidDel="00000000" w:rsidR="00000000" w:rsidRPr="00000000">
        <w:rPr>
          <w:rtl w:val="0"/>
        </w:rPr>
        <w:t xml:space="preserve"> for sustainable urban resilience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——可作为最后的recommendation参考</w:t>
      </w:r>
    </w:p>
    <w:p w:rsidR="00000000" w:rsidDel="00000000" w:rsidP="00000000" w:rsidRDefault="00000000" w:rsidRPr="00000000" w14:paraId="0000010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 of urban flood risk for the implementation of sustainable land use measures</w:t>
      </w:r>
    </w:p>
    <w:p w:rsidR="00000000" w:rsidDel="00000000" w:rsidP="00000000" w:rsidRDefault="00000000" w:rsidRPr="00000000" w14:paraId="0000010A">
      <w:pPr>
        <w:jc w:val="both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https://doi-org.eproxy.lib.hku.hk/10.1016/j.cliser.2025.100568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UF对香港城市系统的压力。（提供了评估城市对极端洪水事件韧性的方法论，有助于理解香港城市基础设施在极端天气下的表现。</w:t>
      </w:r>
    </w:p>
    <w:p w:rsidR="00000000" w:rsidDel="00000000" w:rsidP="00000000" w:rsidRDefault="00000000" w:rsidRPr="00000000" w14:paraId="0000010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stress test of urban system flooding upon extreme rainstorms in Hong Kong</w:t>
      </w:r>
    </w:p>
    <w:p w:rsidR="00000000" w:rsidDel="00000000" w:rsidP="00000000" w:rsidRDefault="00000000" w:rsidRPr="00000000" w14:paraId="0000010E">
      <w:pPr>
        <w:jc w:val="both"/>
        <w:rPr>
          <w:color w:val="0000ff"/>
          <w:u w:val="single"/>
        </w:rPr>
      </w:pPr>
      <w:hyperlink r:id="rId20">
        <w:r w:rsidDel="00000000" w:rsidR="00000000" w:rsidRPr="00000000">
          <w:rPr>
            <w:color w:val="0000ff"/>
            <w:u w:val="single"/>
            <w:rtl w:val="0"/>
          </w:rPr>
          <w:t xml:space="preserve">https://www.researchgate.net/publication/346502060_A_stress_test_of_urban_system_flooding_upon_extreme_rainstorms_in_Hong_Kong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暴雨的train effect（即连续多波降雨在同一区域发生）对洪水时空分布的影响，并以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2023年9月7日香港的暴雨事件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为例进行分析，指出连续暴雨引发的flood对于人口密度集中的区域产生重大危害风险。</w:t>
      </w:r>
    </w:p>
    <w:p w:rsidR="00000000" w:rsidDel="00000000" w:rsidP="00000000" w:rsidRDefault="00000000" w:rsidRPr="00000000" w14:paraId="0000011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Urban flood intensification by storm clustering: The impact of rainstorm ‘train effect’</w:t>
      </w:r>
    </w:p>
    <w:p w:rsidR="00000000" w:rsidDel="00000000" w:rsidP="00000000" w:rsidRDefault="00000000" w:rsidRPr="00000000" w14:paraId="00000112">
      <w:pPr>
        <w:jc w:val="both"/>
        <w:rPr>
          <w:color w:val="0000ff"/>
          <w:u w:val="single"/>
        </w:rPr>
      </w:pPr>
      <w:hyperlink r:id="rId21">
        <w:r w:rsidDel="00000000" w:rsidR="00000000" w:rsidRPr="00000000">
          <w:rPr>
            <w:color w:val="0000ff"/>
            <w:u w:val="single"/>
            <w:rtl w:val="0"/>
          </w:rPr>
          <w:t xml:space="preserve">https://www-sciencedirect-com.eproxy.lib.hku.hk/science/article/pii/S2212095525004067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三、对政策制定的挑战：</w:t>
      </w:r>
    </w:p>
    <w:p w:rsidR="00000000" w:rsidDel="00000000" w:rsidP="00000000" w:rsidRDefault="00000000" w:rsidRPr="00000000" w14:paraId="00000116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应对城市内涝需要综合性策略，涉及工程措施（如排水系统升级）、非工程措施（如土地利用规划、早期预警系统）以及基于自然的解决方案（如绿色基础设施）。这要求不同部门（如水务、规划、环保、建设）之间进行高效的跨部门协调与合作，但往往存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部门壁垒和利益冲突</w:t>
      </w:r>
    </w:p>
    <w:p w:rsidR="00000000" w:rsidDel="00000000" w:rsidP="00000000" w:rsidRDefault="00000000" w:rsidRPr="00000000" w14:paraId="00000117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Role of Green Infrastructure Solutions in Urban Flood Risk Management</w:t>
      </w:r>
    </w:p>
    <w:p w:rsidR="00000000" w:rsidDel="00000000" w:rsidP="00000000" w:rsidRDefault="00000000" w:rsidRPr="00000000" w14:paraId="00000118">
      <w:pPr>
        <w:jc w:val="both"/>
        <w:rPr>
          <w:color w:val="0000ff"/>
          <w:u w:val="single"/>
        </w:rPr>
      </w:pPr>
      <w:hyperlink r:id="rId22">
        <w:r w:rsidDel="00000000" w:rsidR="00000000" w:rsidRPr="00000000">
          <w:rPr>
            <w:color w:val="0000ff"/>
            <w:u w:val="single"/>
            <w:rtl w:val="0"/>
          </w:rPr>
          <w:t xml:space="preserve">https://www.gfdrr.org/sites/default/files/publication/role-of-flood-risk-management.pdf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jc w:val="both"/>
        <w:rPr>
          <w:color w:val="ff000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公共政策在可持续洪水风险管理方面面临融资困难。许多社区层面的项目缺乏长期资金支持和管理机制，导致其可持续性受到质疑，政策组合必须考虑如何确保长期、稳定的资金投入和有效的管理框架。</w:t>
      </w:r>
      <w:r w:rsidDel="00000000" w:rsidR="00000000" w:rsidRPr="00000000">
        <w:rPr>
          <w:rFonts w:ascii="Arial Unicode MS" w:cs="Arial Unicode MS" w:eastAsia="Arial Unicode MS" w:hAnsi="Arial Unicode MS"/>
          <w:color w:val="4874cb"/>
          <w:rtl w:val="0"/>
        </w:rPr>
        <w:t xml:space="preserve">——或许可以增加对资金和budget的考虑，作为对政策有效性分析的一部分？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yellow"/>
          <w:rtl w:val="0"/>
        </w:rPr>
        <w:t xml:space="preserve">待确认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  <w:t xml:space="preserve">Public policies on sustainable flood risk management: Study cases of the Netherlands and Malawi</w:t>
      </w:r>
    </w:p>
    <w:p w:rsidR="00000000" w:rsidDel="00000000" w:rsidP="00000000" w:rsidRDefault="00000000" w:rsidRPr="00000000" w14:paraId="0000011C">
      <w:pPr>
        <w:jc w:val="both"/>
        <w:rPr>
          <w:color w:val="0000ff"/>
          <w:u w:val="single"/>
        </w:rPr>
      </w:pPr>
      <w:hyperlink r:id="rId23">
        <w:r w:rsidDel="00000000" w:rsidR="00000000" w:rsidRPr="00000000">
          <w:rPr>
            <w:color w:val="0000ff"/>
            <w:u w:val="single"/>
            <w:rtl w:val="0"/>
          </w:rPr>
          <w:t xml:space="preserve">https://journal-iasssf.com/index.php/ANDMEJ/article/view/953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在气候变化背景下，未来的洪水模式存在高度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不确定性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政策组合需要具备适应性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，能够根据新的科学信息和不断变化的风险情景进行调整。制定此类适应性策略本身就是一项挑战。政策制定者需要了解关键领域，以创建能够应对这些不确定性的政策.</w:t>
      </w:r>
    </w:p>
    <w:p w:rsidR="00000000" w:rsidDel="00000000" w:rsidP="00000000" w:rsidRDefault="00000000" w:rsidRPr="00000000" w14:paraId="0000011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Cities and Flooding : A Guide to Integrated Urban Flood Risk Management for the 21st Century</w:t>
      </w:r>
    </w:p>
    <w:p w:rsidR="00000000" w:rsidDel="00000000" w:rsidP="00000000" w:rsidRDefault="00000000" w:rsidRPr="00000000" w14:paraId="00000120">
      <w:pPr>
        <w:jc w:val="both"/>
        <w:rPr>
          <w:color w:val="0000ff"/>
          <w:u w:val="single"/>
        </w:rPr>
      </w:pPr>
      <w:hyperlink r:id="rId24">
        <w:r w:rsidDel="00000000" w:rsidR="00000000" w:rsidRPr="00000000">
          <w:rPr>
            <w:color w:val="0000ff"/>
            <w:u w:val="single"/>
            <w:rtl w:val="0"/>
          </w:rPr>
          <w:t xml:space="preserve">https://openknowledge.worldbank.org/entities/publication/5f3561e7-60b3-5ce1-8dc3-1472c41e3c9b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以HK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大澳为case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，治理UF不仅需要政府侧，还要其他stakeholders尤其是当地community；并且形成有效的policy mix会遇到典型难题（目标冲突、尺度不匹配、多方协同困难、资金需求及维护周期较长），具备较大挑战。</w:t>
      </w:r>
    </w:p>
    <w:p w:rsidR="00000000" w:rsidDel="00000000" w:rsidP="00000000" w:rsidRDefault="00000000" w:rsidRPr="00000000" w14:paraId="00000123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RESEARCH ARTICLE: Coastal Flood-Risk Management Practice in Tai O, a Town in Hong Kong</w:t>
      </w:r>
    </w:p>
    <w:p w:rsidR="00000000" w:rsidDel="00000000" w:rsidP="00000000" w:rsidRDefault="00000000" w:rsidRPr="00000000" w14:paraId="00000124">
      <w:pPr>
        <w:jc w:val="both"/>
        <w:rPr>
          <w:color w:val="0000ff"/>
          <w:u w:val="single"/>
        </w:rPr>
      </w:pPr>
      <w:hyperlink r:id="rId25">
        <w:r w:rsidDel="00000000" w:rsidR="00000000" w:rsidRPr="00000000">
          <w:rPr>
            <w:color w:val="0000ff"/>
            <w:u w:val="single"/>
            <w:rtl w:val="0"/>
          </w:rPr>
          <w:t xml:space="preserve">https://www-cambridge-org.eproxy.lib.hku.hk/core/journals/environmental-practice/article/research-article-coastal-floodrisk-management-practice-in-tai-o-a-town-in-hong-kong/FD5FAF127B7EA447F1945F76EB79D5EA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6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7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8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oe Li" w:id="5" w:date="2026-03-23T06:41:58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所以其实就是回到了Howlett的另一篇文章Patching vs Packaging</w:t>
      </w:r>
    </w:p>
  </w:comment>
  <w:comment w:author="Micheal LEE" w:id="6" w:date="2026-03-23T07:14:24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对的，packaging就包含我说的这个意思了。</w:t>
      </w:r>
    </w:p>
  </w:comment>
  <w:comment w:author="Shiying (Wing)" w:id="0" w:date="2026-03-23T11:49:42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需要有文献支撑分层依据</w:t>
      </w:r>
    </w:p>
  </w:comment>
  <w:comment w:author="Shiying (Wing)" w:id="1" w:date="2026-03-23T11:59:29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祖师爷分层逻辑，具体分paper是？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分层后的上下逻辑是为了下述分析政策互动进行分析</w:t>
      </w:r>
    </w:p>
  </w:comment>
  <w:comment w:author="Zoe Li" w:id="2" w:date="2026-03-23T06:43:17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小李觉得可以，interaction比较中立</w:t>
      </w:r>
    </w:p>
  </w:comment>
  <w:comment w:author="Shiying (Wing)" w:id="3" w:date="2026-03-23T06:52:46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本弱鸡我可以再进一步理解一下interaction除了包含矛盾，还包含什么吗？</w:t>
      </w:r>
    </w:p>
  </w:comment>
  <w:comment w:author="Micheal LEE" w:id="4" w:date="2026-03-23T07:13:21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我们这里目前写的就有Complementarity和Contradiction两方面；还有subsitusion,gap, overlap等。其实比较好体现的方式就是到时候一张图，在不同政策间体现他们的关系，比如互补是蓝色线相连，互斥是红色线等等。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searchgate.net/publication/346502060_A_stress_test_of_urban_system_flooding_upon_extreme_rainstorms_in_Hong_Kong" TargetMode="External"/><Relationship Id="rId22" Type="http://schemas.openxmlformats.org/officeDocument/2006/relationships/hyperlink" Target="https://www.gfdrr.org/sites/default/files/publication/role-of-flood-risk-management.pdf" TargetMode="External"/><Relationship Id="rId21" Type="http://schemas.openxmlformats.org/officeDocument/2006/relationships/hyperlink" Target="https://www-sciencedirect-com.eproxy.lib.hku.hk/science/article/pii/S2212095525004067" TargetMode="External"/><Relationship Id="rId24" Type="http://schemas.openxmlformats.org/officeDocument/2006/relationships/hyperlink" Target="https://openknowledge.worldbank.org/entities/publication/5f3561e7-60b3-5ce1-8dc3-1472c41e3c9b" TargetMode="External"/><Relationship Id="rId23" Type="http://schemas.openxmlformats.org/officeDocument/2006/relationships/hyperlink" Target="https://journal-iasssf.com/index.php/ANDMEJ/article/view/953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i.org/10.1016/j.respol.2016.04.004" TargetMode="External"/><Relationship Id="rId25" Type="http://schemas.openxmlformats.org/officeDocument/2006/relationships/hyperlink" Target="https://www-cambridge-org.eproxy.lib.hku.hk/core/journals/environmental-practice/article/research-article-coastal-floodrisk-management-practice-in-tai-o-a-town-in-hong-kong/FD5FAF127B7EA447F1945F76EB79D5E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dsd.gov.hk/uploads/page/CE772021/Executive%20Summary%20(Chinese)_Final.pdf" TargetMode="External"/><Relationship Id="rId8" Type="http://schemas.openxmlformats.org/officeDocument/2006/relationships/image" Target="media/image1.png"/><Relationship Id="rId11" Type="http://schemas.openxmlformats.org/officeDocument/2006/relationships/hyperlink" Target="https://doi.org/10.1080/25741292.2018.1540378" TargetMode="External"/><Relationship Id="rId10" Type="http://schemas.openxmlformats.org/officeDocument/2006/relationships/hyperlink" Target="https://doi.org/10.12924/pag2013.01020170" TargetMode="External"/><Relationship Id="rId13" Type="http://schemas.openxmlformats.org/officeDocument/2006/relationships/hyperlink" Target="https://www.nature.com/articles/s42949-024-00162-z" TargetMode="External"/><Relationship Id="rId12" Type="http://schemas.openxmlformats.org/officeDocument/2006/relationships/hyperlink" Target="https://www.tandfonline.com/doi/full/10.1080/25741292.2018.1540378" TargetMode="External"/><Relationship Id="rId15" Type="http://schemas.openxmlformats.org/officeDocument/2006/relationships/hyperlink" Target="https://wmo.int/resources/publication-series" TargetMode="External"/><Relationship Id="rId14" Type="http://schemas.openxmlformats.org/officeDocument/2006/relationships/hyperlink" Target="https://pmc.ncbi.nlm.nih.gov/articles/PMC12021837/" TargetMode="External"/><Relationship Id="rId17" Type="http://schemas.openxmlformats.org/officeDocument/2006/relationships/hyperlink" Target="https://www.researchgate.net/publication/227500858_Challenges_in_urban_flood_management_Travelling_across_spatial_and_temporal_scales" TargetMode="External"/><Relationship Id="rId16" Type="http://schemas.openxmlformats.org/officeDocument/2006/relationships/hyperlink" Target="https://journal-iasssf.com/index.php/ANDMEJ/article/view/953" TargetMode="External"/><Relationship Id="rId19" Type="http://schemas.openxmlformats.org/officeDocument/2006/relationships/hyperlink" Target="https://doi-org.eproxy.lib.hku.hk/10.1016/j.cliser.2025.100568" TargetMode="External"/><Relationship Id="rId18" Type="http://schemas.openxmlformats.org/officeDocument/2006/relationships/hyperlink" Target="https://www-sciencedirect-com.eproxy.lib.hku.hk/topics/earth-and-planetary-sciences/land-use-plan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