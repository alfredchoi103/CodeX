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C81CD">
      <w:pPr>
        <w:jc w:val="center"/>
        <w:rPr>
          <w:rFonts w:hint="default" w:ascii="Times New Roman Regular" w:hAnsi="Times New Roman Regular" w:cs="Times New Roman Regular"/>
          <w:b/>
          <w:bCs/>
          <w:sz w:val="28"/>
          <w:szCs w:val="32"/>
        </w:rPr>
      </w:pPr>
      <w:r>
        <w:rPr>
          <w:rFonts w:hint="default" w:ascii="Times New Roman Regular" w:hAnsi="Times New Roman Regular" w:cs="Times New Roman Regular"/>
          <w:b/>
          <w:bCs/>
          <w:sz w:val="28"/>
          <w:szCs w:val="32"/>
        </w:rPr>
        <w:t>One page summary of research proposal</w:t>
      </w:r>
    </w:p>
    <w:tbl>
      <w:tblPr>
        <w:tblStyle w:val="4"/>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
        <w:gridCol w:w="1809"/>
        <w:gridCol w:w="2126"/>
        <w:gridCol w:w="1843"/>
        <w:gridCol w:w="1843"/>
      </w:tblGrid>
      <w:tr w14:paraId="729354CE">
        <w:trPr>
          <w:trHeight w:val="90" w:hRule="atLeast"/>
        </w:trPr>
        <w:tc>
          <w:tcPr>
            <w:tcW w:w="459" w:type="dxa"/>
          </w:tcPr>
          <w:p w14:paraId="3F1E152C">
            <w:pPr>
              <w:rPr>
                <w:rFonts w:hint="default" w:ascii="Times New Roman Regular" w:hAnsi="Times New Roman Regular" w:eastAsia="微软雅黑" w:cs="Times New Roman Regular"/>
                <w:sz w:val="18"/>
                <w:szCs w:val="18"/>
              </w:rPr>
            </w:pPr>
          </w:p>
        </w:tc>
        <w:tc>
          <w:tcPr>
            <w:tcW w:w="1809" w:type="dxa"/>
          </w:tcPr>
          <w:p w14:paraId="001F1633">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Surname</w:t>
            </w:r>
          </w:p>
        </w:tc>
        <w:tc>
          <w:tcPr>
            <w:tcW w:w="2126" w:type="dxa"/>
          </w:tcPr>
          <w:p w14:paraId="43A35481">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First name</w:t>
            </w:r>
          </w:p>
        </w:tc>
        <w:tc>
          <w:tcPr>
            <w:tcW w:w="1843" w:type="dxa"/>
          </w:tcPr>
          <w:p w14:paraId="6BEDB89F">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English name</w:t>
            </w:r>
          </w:p>
        </w:tc>
        <w:tc>
          <w:tcPr>
            <w:tcW w:w="1843" w:type="dxa"/>
          </w:tcPr>
          <w:p w14:paraId="19D0993C">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Nickname</w:t>
            </w:r>
          </w:p>
        </w:tc>
      </w:tr>
      <w:tr w14:paraId="1565630D">
        <w:tc>
          <w:tcPr>
            <w:tcW w:w="459" w:type="dxa"/>
          </w:tcPr>
          <w:p w14:paraId="19296404">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1</w:t>
            </w:r>
          </w:p>
        </w:tc>
        <w:tc>
          <w:tcPr>
            <w:tcW w:w="1809" w:type="dxa"/>
          </w:tcPr>
          <w:p w14:paraId="63EEA69F">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Wang</w:t>
            </w:r>
          </w:p>
        </w:tc>
        <w:tc>
          <w:tcPr>
            <w:tcW w:w="2126" w:type="dxa"/>
          </w:tcPr>
          <w:p w14:paraId="557B124E">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Yiran</w:t>
            </w:r>
          </w:p>
        </w:tc>
        <w:tc>
          <w:tcPr>
            <w:tcW w:w="1843" w:type="dxa"/>
          </w:tcPr>
          <w:p w14:paraId="6D7A0D6E">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Rita</w:t>
            </w:r>
          </w:p>
        </w:tc>
        <w:tc>
          <w:tcPr>
            <w:tcW w:w="1843" w:type="dxa"/>
          </w:tcPr>
          <w:p w14:paraId="7E621FA8">
            <w:pPr>
              <w:rPr>
                <w:rFonts w:hint="default" w:ascii="Times New Roman Regular" w:hAnsi="Times New Roman Regular" w:eastAsia="微软雅黑" w:cs="Times New Roman Regular"/>
                <w:sz w:val="18"/>
                <w:szCs w:val="18"/>
              </w:rPr>
            </w:pPr>
          </w:p>
        </w:tc>
      </w:tr>
      <w:tr w14:paraId="7DD845F8">
        <w:tc>
          <w:tcPr>
            <w:tcW w:w="459" w:type="dxa"/>
          </w:tcPr>
          <w:p w14:paraId="6D95964D">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2</w:t>
            </w:r>
          </w:p>
        </w:tc>
        <w:tc>
          <w:tcPr>
            <w:tcW w:w="1809" w:type="dxa"/>
          </w:tcPr>
          <w:p w14:paraId="1EB40B19">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Deng</w:t>
            </w:r>
          </w:p>
        </w:tc>
        <w:tc>
          <w:tcPr>
            <w:tcW w:w="2126" w:type="dxa"/>
          </w:tcPr>
          <w:p w14:paraId="7C1A931F">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Nuoxuan</w:t>
            </w:r>
          </w:p>
        </w:tc>
        <w:tc>
          <w:tcPr>
            <w:tcW w:w="1843" w:type="dxa"/>
          </w:tcPr>
          <w:p w14:paraId="228B12AF">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Nuoxuan</w:t>
            </w:r>
          </w:p>
        </w:tc>
        <w:tc>
          <w:tcPr>
            <w:tcW w:w="1843" w:type="dxa"/>
          </w:tcPr>
          <w:p w14:paraId="4C589851">
            <w:pPr>
              <w:rPr>
                <w:rFonts w:hint="default" w:ascii="Times New Roman Regular" w:hAnsi="Times New Roman Regular" w:eastAsia="微软雅黑" w:cs="Times New Roman Regular"/>
                <w:sz w:val="18"/>
                <w:szCs w:val="18"/>
              </w:rPr>
            </w:pPr>
          </w:p>
        </w:tc>
      </w:tr>
      <w:tr w14:paraId="3E8C05E7">
        <w:tc>
          <w:tcPr>
            <w:tcW w:w="459" w:type="dxa"/>
          </w:tcPr>
          <w:p w14:paraId="6D014688">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3</w:t>
            </w:r>
          </w:p>
        </w:tc>
        <w:tc>
          <w:tcPr>
            <w:tcW w:w="1809" w:type="dxa"/>
          </w:tcPr>
          <w:p w14:paraId="64FBD0F5">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Cai</w:t>
            </w:r>
          </w:p>
        </w:tc>
        <w:tc>
          <w:tcPr>
            <w:tcW w:w="2126" w:type="dxa"/>
          </w:tcPr>
          <w:p w14:paraId="2B8C2318">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Shiying</w:t>
            </w:r>
          </w:p>
        </w:tc>
        <w:tc>
          <w:tcPr>
            <w:tcW w:w="1843" w:type="dxa"/>
          </w:tcPr>
          <w:p w14:paraId="3A2B0C43">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Wing</w:t>
            </w:r>
          </w:p>
        </w:tc>
        <w:tc>
          <w:tcPr>
            <w:tcW w:w="1843" w:type="dxa"/>
          </w:tcPr>
          <w:p w14:paraId="20823731">
            <w:pPr>
              <w:rPr>
                <w:rFonts w:hint="default" w:ascii="Times New Roman Regular" w:hAnsi="Times New Roman Regular" w:eastAsia="微软雅黑" w:cs="Times New Roman Regular"/>
                <w:sz w:val="18"/>
                <w:szCs w:val="18"/>
              </w:rPr>
            </w:pPr>
          </w:p>
        </w:tc>
      </w:tr>
      <w:tr w14:paraId="7C14947A">
        <w:tc>
          <w:tcPr>
            <w:tcW w:w="459" w:type="dxa"/>
          </w:tcPr>
          <w:p w14:paraId="1CCB441D">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4</w:t>
            </w:r>
          </w:p>
        </w:tc>
        <w:tc>
          <w:tcPr>
            <w:tcW w:w="1809" w:type="dxa"/>
          </w:tcPr>
          <w:p w14:paraId="3D00D42B">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Weng</w:t>
            </w:r>
          </w:p>
        </w:tc>
        <w:tc>
          <w:tcPr>
            <w:tcW w:w="2126" w:type="dxa"/>
          </w:tcPr>
          <w:p w14:paraId="63D841F9">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Yin</w:t>
            </w:r>
          </w:p>
        </w:tc>
        <w:tc>
          <w:tcPr>
            <w:tcW w:w="1843" w:type="dxa"/>
          </w:tcPr>
          <w:p w14:paraId="7A67CAD0">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Aria</w:t>
            </w:r>
          </w:p>
        </w:tc>
        <w:tc>
          <w:tcPr>
            <w:tcW w:w="1843" w:type="dxa"/>
          </w:tcPr>
          <w:p w14:paraId="7ADC9A33">
            <w:pPr>
              <w:rPr>
                <w:rFonts w:hint="default" w:ascii="Times New Roman Regular" w:hAnsi="Times New Roman Regular" w:eastAsia="微软雅黑" w:cs="Times New Roman Regular"/>
                <w:sz w:val="18"/>
                <w:szCs w:val="18"/>
              </w:rPr>
            </w:pPr>
          </w:p>
        </w:tc>
      </w:tr>
      <w:tr w14:paraId="3A0D4626">
        <w:tc>
          <w:tcPr>
            <w:tcW w:w="459" w:type="dxa"/>
          </w:tcPr>
          <w:p w14:paraId="3C911990">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5</w:t>
            </w:r>
          </w:p>
        </w:tc>
        <w:tc>
          <w:tcPr>
            <w:tcW w:w="1809" w:type="dxa"/>
          </w:tcPr>
          <w:p w14:paraId="258E6BED">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Feng</w:t>
            </w:r>
          </w:p>
        </w:tc>
        <w:tc>
          <w:tcPr>
            <w:tcW w:w="2126" w:type="dxa"/>
          </w:tcPr>
          <w:p w14:paraId="63CF28EE">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Zijing</w:t>
            </w:r>
          </w:p>
        </w:tc>
        <w:tc>
          <w:tcPr>
            <w:tcW w:w="1843" w:type="dxa"/>
          </w:tcPr>
          <w:p w14:paraId="1D621764">
            <w:pPr>
              <w:rPr>
                <w:rFonts w:hint="default" w:ascii="Times New Roman Regular" w:hAnsi="Times New Roman Regular" w:eastAsia="微软雅黑" w:cs="Times New Roman Regular"/>
                <w:sz w:val="18"/>
                <w:szCs w:val="18"/>
              </w:rPr>
            </w:pPr>
            <w:r>
              <w:rPr>
                <w:rFonts w:hint="default" w:ascii="Times New Roman Regular" w:hAnsi="Times New Roman Regular" w:eastAsia="微软雅黑" w:cs="Times New Roman Regular"/>
                <w:sz w:val="18"/>
                <w:szCs w:val="18"/>
              </w:rPr>
              <w:t>Richard</w:t>
            </w:r>
          </w:p>
        </w:tc>
        <w:tc>
          <w:tcPr>
            <w:tcW w:w="1843" w:type="dxa"/>
          </w:tcPr>
          <w:p w14:paraId="57282481">
            <w:pPr>
              <w:rPr>
                <w:rFonts w:hint="default" w:ascii="Times New Roman Regular" w:hAnsi="Times New Roman Regular" w:eastAsia="微软雅黑" w:cs="Times New Roman Regular"/>
                <w:sz w:val="18"/>
                <w:szCs w:val="18"/>
              </w:rPr>
            </w:pPr>
          </w:p>
        </w:tc>
      </w:tr>
    </w:tbl>
    <w:p w14:paraId="40A6191C">
      <w:pPr>
        <w:spacing w:beforeAutospacing="1" w:afterAutospacing="1"/>
        <w:rPr>
          <w:rFonts w:hint="default" w:ascii="Times New Roman Regular" w:hAnsi="Times New Roman Regular" w:eastAsia="Times New Roman" w:cs="Times New Roman Regular"/>
          <w:color w:val="000000"/>
          <w:lang w:val="en-US" w:eastAsia="en-GB"/>
        </w:rPr>
      </w:pPr>
      <w:r>
        <w:rPr>
          <w:rFonts w:hint="default" w:ascii="Times New Roman Regular" w:hAnsi="Times New Roman Regular" w:eastAsia="Times New Roman" w:cs="Times New Roman Regular"/>
          <w:color w:val="000000"/>
          <w:lang w:eastAsia="en-GB"/>
        </w:rPr>
        <w:t>Group 8 –</w:t>
      </w:r>
      <w:r>
        <w:rPr>
          <w:rFonts w:hint="default" w:ascii="Times New Roman Regular" w:hAnsi="Times New Roman Regular" w:eastAsia="Times New Roman" w:cs="Times New Roman Regular"/>
          <w:color w:val="000000"/>
          <w:lang w:val="en-US" w:eastAsia="en-GB"/>
        </w:rPr>
        <w:t xml:space="preserve"> 31</w:t>
      </w:r>
      <w:r>
        <w:rPr>
          <w:rFonts w:hint="default" w:ascii="Times New Roman Regular" w:hAnsi="Times New Roman Regular" w:eastAsia="Times New Roman" w:cs="Times New Roman Regular"/>
          <w:color w:val="000000"/>
          <w:lang w:eastAsia="en-GB"/>
        </w:rPr>
        <w:t xml:space="preserve"> March 2026</w:t>
      </w:r>
      <w:r>
        <w:rPr>
          <w:rFonts w:hint="default" w:ascii="Times New Roman Regular" w:hAnsi="Times New Roman Regular" w:eastAsia="Times New Roman" w:cs="Times New Roman Regular"/>
          <w:color w:val="000000"/>
          <w:lang w:val="en-US" w:eastAsia="en-GB"/>
        </w:rPr>
        <w:t xml:space="preserve"> - Updated Version</w:t>
      </w:r>
    </w:p>
    <w:p w14:paraId="3B89FFE4">
      <w:pPr>
        <w:numPr>
          <w:ilvl w:val="0"/>
          <w:numId w:val="1"/>
        </w:numPr>
        <w:spacing w:beforeAutospacing="1" w:afterAutospacing="1"/>
        <w:rPr>
          <w:rFonts w:hint="default" w:ascii="Times New Roman Bold" w:hAnsi="Times New Roman Bold" w:eastAsia="Times New Roman" w:cs="Times New Roman Bold"/>
          <w:b/>
          <w:bCs/>
          <w:color w:val="000000"/>
          <w:lang w:val="en-US" w:eastAsia="en-GB"/>
        </w:rPr>
      </w:pPr>
      <w:r>
        <w:rPr>
          <w:rFonts w:hint="default" w:ascii="Times New Roman Bold" w:hAnsi="Times New Roman Bold" w:eastAsia="Times New Roman" w:cs="Times New Roman Bold"/>
          <w:b/>
          <w:bCs/>
          <w:color w:val="000000"/>
          <w:lang w:val="en-US" w:eastAsia="en-GB"/>
        </w:rPr>
        <w:t>Project Title Update</w:t>
      </w:r>
    </w:p>
    <w:p w14:paraId="74ADC564">
      <w:pPr>
        <w:spacing w:beforeAutospacing="1" w:afterAutospacing="1"/>
        <w:rPr>
          <w:rFonts w:hint="default" w:ascii="Times New Roman Regular" w:hAnsi="Times New Roman Regular" w:eastAsia="Times New Roman" w:cs="Times New Roman Regular"/>
          <w:color w:val="000000"/>
          <w:lang w:val="en-US" w:eastAsia="en-GB"/>
        </w:rPr>
      </w:pPr>
      <w:r>
        <w:rPr>
          <w:rFonts w:hint="default" w:ascii="Times New Roman Regular" w:hAnsi="Times New Roman Regular" w:eastAsia="Times New Roman" w:cs="Times New Roman Regular"/>
          <w:color w:val="000000"/>
          <w:lang w:val="en-US" w:eastAsia="en-GB"/>
        </w:rPr>
        <w:t>Exploring the Role of Banks in Improving Financial Retirement Planning Based on the CWO Framework: A Study of Private Sector Employees in Hong Kong</w:t>
      </w:r>
    </w:p>
    <w:p w14:paraId="59436838">
      <w:pPr>
        <w:spacing w:beforeAutospacing="1" w:afterAutospacing="1"/>
        <w:rPr>
          <w:rFonts w:hint="default" w:ascii="Times New Roman" w:hAnsi="Times New Roman" w:eastAsia="宋体" w:cs="Times New Roman"/>
          <w:i w:val="0"/>
          <w:iCs w:val="0"/>
          <w:color w:val="000000"/>
          <w:u w:val="single"/>
          <w:lang w:val="en-US" w:eastAsia="zh-CN"/>
        </w:rPr>
      </w:pPr>
      <w:r>
        <w:rPr>
          <w:rFonts w:hint="default" w:ascii="Times New Roman" w:hAnsi="Times New Roman" w:eastAsia="宋体" w:cs="Times New Roman"/>
          <w:i w:val="0"/>
          <w:iCs w:val="0"/>
          <w:color w:val="000000"/>
          <w:u w:val="single"/>
          <w:lang w:val="en-US" w:eastAsia="zh-CN"/>
        </w:rPr>
        <w:t xml:space="preserve">Reason: Financial education (FinEd) is merely one reference point for bank intervention </w:t>
      </w:r>
      <w:r>
        <w:rPr>
          <w:rFonts w:hint="default" w:ascii="Times New Roman" w:hAnsi="Times New Roman" w:eastAsia="宋体" w:cs="Times New Roman"/>
          <w:i w:val="0"/>
          <w:iCs w:val="0"/>
          <w:color w:val="C00000"/>
          <w:u w:val="single"/>
          <w:lang w:val="en-US" w:eastAsia="zh-CN"/>
        </w:rPr>
        <w:t>(Ricci &amp; Caratelli, 2017; Yang et al., 2024; Goda et al., 2023)</w:t>
      </w:r>
      <w:r>
        <w:rPr>
          <w:rFonts w:hint="default" w:ascii="Times New Roman" w:hAnsi="Times New Roman" w:eastAsia="宋体" w:cs="Times New Roman"/>
          <w:i w:val="0"/>
          <w:iCs w:val="0"/>
          <w:color w:val="000000"/>
          <w:u w:val="single"/>
          <w:lang w:val="en-US" w:eastAsia="zh-CN"/>
        </w:rPr>
        <w:t>, while this study aims to explore the role of bank in improving the FRP by implementing the CWO framework, examining trust in banks (willingness), ease of use of bank-provided tools (opportunity), and banks' professional perception&amp;self-literacy (capacity). This approach is more helpful in identifying the potential barriers for insufficient savings among Hong Kong's private sector employees than simply emphasizing education. Financial education is likely one of the ultimate advisable approaches, thus we deleted in the title</w:t>
      </w:r>
    </w:p>
    <w:p w14:paraId="7F496A57">
      <w:pPr>
        <w:numPr>
          <w:ilvl w:val="0"/>
          <w:numId w:val="1"/>
        </w:numPr>
        <w:spacing w:beforeAutospacing="1" w:afterAutospacing="1"/>
        <w:ind w:left="0" w:leftChars="0" w:firstLine="0" w:firstLineChars="0"/>
        <w:rPr>
          <w:rFonts w:hint="default" w:ascii="Times New Roman" w:hAnsi="Times New Roman" w:cs="Times New Roman"/>
          <w:b/>
          <w:bCs/>
          <w:lang w:val="en-US"/>
        </w:rPr>
      </w:pPr>
      <w:r>
        <w:rPr>
          <w:rFonts w:ascii="Times New Roman" w:hAnsi="Times New Roman" w:cs="Times New Roman"/>
          <w:b/>
          <w:bCs/>
        </w:rPr>
        <w:t>Core Question Background</w:t>
      </w:r>
      <w:r>
        <w:rPr>
          <w:rFonts w:hint="default" w:ascii="Times New Roman" w:hAnsi="Times New Roman" w:cs="Times New Roman"/>
          <w:b/>
          <w:bCs/>
          <w:lang w:val="en-US"/>
        </w:rPr>
        <w:t xml:space="preserve"> Update</w:t>
      </w:r>
    </w:p>
    <w:p w14:paraId="5F4EF934">
      <w:pPr>
        <w:widowControl w:val="0"/>
        <w:numPr>
          <w:numId w:val="0"/>
        </w:numPr>
        <w:spacing w:beforeAutospacing="1" w:after="160" w:afterAutospacing="1" w:line="278" w:lineRule="auto"/>
        <w:rPr>
          <w:rFonts w:hint="default" w:ascii="Times New Roman" w:hAnsi="Times New Roman" w:cs="Times New Roman"/>
          <w:b/>
          <w:bCs/>
          <w:lang w:val="en-US"/>
        </w:rPr>
      </w:pPr>
    </w:p>
    <w:p w14:paraId="1E1CBB50">
      <w:pPr>
        <w:widowControl w:val="0"/>
        <w:numPr>
          <w:numId w:val="0"/>
        </w:numPr>
        <w:spacing w:beforeAutospacing="1" w:after="160" w:afterAutospacing="1" w:line="278" w:lineRule="auto"/>
        <w:rPr>
          <w:rFonts w:hint="default" w:ascii="Times New Roman" w:hAnsi="Times New Roman" w:cs="Times New Roman"/>
          <w:b/>
          <w:bCs/>
          <w:lang w:val="en-US"/>
        </w:rPr>
      </w:pPr>
    </w:p>
    <w:p w14:paraId="683567EF">
      <w:pPr>
        <w:numPr>
          <w:ilvl w:val="0"/>
          <w:numId w:val="1"/>
        </w:numPr>
        <w:spacing w:beforeAutospacing="1" w:afterAutospacing="1"/>
        <w:ind w:left="0" w:leftChars="0" w:firstLine="0" w:firstLineChars="0"/>
        <w:rPr>
          <w:rFonts w:hint="default" w:ascii="Times New Roman" w:hAnsi="Times New Roman" w:cs="Times New Roman"/>
          <w:b/>
          <w:bCs/>
          <w:lang w:val="en-US"/>
        </w:rPr>
      </w:pPr>
      <w:r>
        <w:rPr>
          <w:rFonts w:ascii="Times New Roman" w:hAnsi="Times New Roman" w:cs="Times New Roman"/>
          <w:b/>
          <w:bCs/>
        </w:rPr>
        <w:t>Research Questions</w:t>
      </w:r>
      <w:r>
        <w:rPr>
          <w:rFonts w:hint="default" w:ascii="Times New Roman" w:hAnsi="Times New Roman" w:cs="Times New Roman"/>
          <w:b/>
          <w:bCs/>
          <w:lang w:val="en-US"/>
        </w:rPr>
        <w:t xml:space="preserve"> &amp; Conceptual Framework &amp; Hypothesis - Update</w:t>
      </w:r>
    </w:p>
    <w:p w14:paraId="425A73F3">
      <w:pPr>
        <w:spacing w:after="0" w:line="240" w:lineRule="auto"/>
        <w:jc w:val="left"/>
        <w:rPr>
          <w:rFonts w:hint="default" w:ascii="Times New Roman" w:hAnsi="Times New Roman" w:cs="Times New Roman" w:eastAsiaTheme="minorEastAsia"/>
          <w:lang w:val="en-US" w:eastAsia="zh-CN"/>
        </w:rPr>
      </w:pPr>
      <w:r>
        <w:rPr>
          <w:rFonts w:hint="default" w:ascii="Times New Roman" w:hAnsi="Times New Roman" w:cs="Times New Roman"/>
          <w:lang w:val="en-US"/>
        </w:rPr>
        <w:t xml:space="preserve">Based on the understanding of CWO framework, the </w:t>
      </w:r>
      <w:r>
        <w:rPr>
          <w:rFonts w:ascii="Times New Roman" w:hAnsi="Times New Roman" w:cs="Times New Roman"/>
        </w:rPr>
        <w:t>research questions could be divided into following direction</w:t>
      </w:r>
      <w:r>
        <w:rPr>
          <w:rFonts w:hint="eastAsia" w:ascii="Times New Roman" w:hAnsi="Times New Roman" w:cs="Times New Roman"/>
        </w:rPr>
        <w:t>s</w:t>
      </w:r>
      <w:r>
        <w:rPr>
          <w:rFonts w:ascii="Times New Roman" w:hAnsi="Times New Roman" w:cs="Times New Roman"/>
        </w:rPr>
        <w:t>:</w:t>
      </w:r>
      <w:ins w:id="0" w:author="Choi Wing 诗颖" w:date="2026-03-31T12:19:24Z">
        <w:r>
          <w:rPr>
            <w:rFonts w:hint="eastAsia" w:ascii="Times New Roman" w:hAnsi="Times New Roman" w:cs="Times New Roman"/>
            <w:lang w:eastAsia="zh-CN"/>
          </w:rPr>
          <w:t>（</w:t>
        </w:r>
      </w:ins>
      <w:ins w:id="1" w:author="Choi Wing 诗颖" w:date="2026-03-31T12:19:26Z">
        <w:r>
          <w:rPr>
            <w:rFonts w:hint="eastAsia" w:ascii="Times New Roman" w:hAnsi="Times New Roman" w:cs="Times New Roman"/>
            <w:lang w:val="en-US" w:eastAsia="zh-CN"/>
          </w:rPr>
          <w:t>可能需要</w:t>
        </w:r>
      </w:ins>
      <w:ins w:id="2" w:author="Choi Wing 诗颖" w:date="2026-03-31T12:19:27Z">
        <w:r>
          <w:rPr>
            <w:rFonts w:hint="eastAsia" w:ascii="Times New Roman" w:hAnsi="Times New Roman" w:cs="Times New Roman"/>
            <w:lang w:val="en-US" w:eastAsia="zh-CN"/>
          </w:rPr>
          <w:t>加一段</w:t>
        </w:r>
      </w:ins>
      <w:ins w:id="3" w:author="Choi Wing 诗颖" w:date="2026-03-31T12:19:34Z">
        <w:r>
          <w:rPr>
            <w:rFonts w:hint="eastAsia" w:ascii="Times New Roman" w:hAnsi="Times New Roman" w:cs="Times New Roman"/>
            <w:lang w:val="en-US" w:eastAsia="zh-CN"/>
          </w:rPr>
          <w:t>概述</w:t>
        </w:r>
      </w:ins>
      <w:ins w:id="4" w:author="Choi Wing 诗颖" w:date="2026-03-31T12:19:35Z">
        <w:r>
          <w:rPr>
            <w:rFonts w:hint="eastAsia" w:ascii="Times New Roman" w:hAnsi="Times New Roman" w:cs="Times New Roman"/>
            <w:lang w:val="en-US" w:eastAsia="zh-CN"/>
          </w:rPr>
          <w:t>）</w:t>
        </w:r>
      </w:ins>
      <w:bookmarkStart w:id="0" w:name="_GoBack"/>
      <w:bookmarkEnd w:id="0"/>
    </w:p>
    <w:p w14:paraId="5EB140CB">
      <w:pPr>
        <w:spacing w:after="0" w:line="240" w:lineRule="auto"/>
        <w:jc w:val="left"/>
        <w:rPr>
          <w:rFonts w:hint="eastAsia" w:ascii="Times New Roman" w:hAnsi="Times New Roman" w:cs="Times New Roman"/>
        </w:rPr>
      </w:pPr>
    </w:p>
    <w:p w14:paraId="40675DF6">
      <w:pPr>
        <w:spacing w:after="0" w:line="240" w:lineRule="auto"/>
        <w:jc w:val="left"/>
        <w:rPr>
          <w:rFonts w:hint="eastAsia" w:ascii="Times New Roman" w:hAnsi="Times New Roman" w:cs="Times New Roman"/>
        </w:rPr>
      </w:pPr>
      <w:r>
        <w:rPr>
          <w:rFonts w:hint="eastAsia" w:ascii="Times New Roman" w:hAnsi="Times New Roman" w:cs="Times New Roman"/>
        </w:rPr>
        <w:t xml:space="preserve">RQ1: To explore theoretical framework：In Hong Kong private sector, how do individual self-efficacy, trust in bank and </w:t>
      </w:r>
      <w:r>
        <w:rPr>
          <w:rFonts w:hint="default" w:ascii="Times New Roman" w:hAnsi="Times New Roman" w:cs="Times New Roman"/>
        </w:rPr>
        <w:t>Digital convenience and resource access</w:t>
      </w:r>
      <w:r>
        <w:rPr>
          <w:rFonts w:hint="default" w:ascii="Times New Roman" w:hAnsi="Times New Roman" w:cs="Times New Roman"/>
          <w:lang w:val="en-US"/>
        </w:rPr>
        <w:t xml:space="preserve"> </w:t>
      </w:r>
      <w:r>
        <w:rPr>
          <w:rFonts w:hint="eastAsia" w:ascii="Times New Roman" w:hAnsi="Times New Roman" w:cs="Times New Roman"/>
        </w:rPr>
        <w:t>of bank’s service and product impact on financial planning for retirement.</w:t>
      </w:r>
    </w:p>
    <w:p w14:paraId="30514866">
      <w:pPr>
        <w:spacing w:after="0" w:line="240" w:lineRule="auto"/>
        <w:jc w:val="left"/>
        <w:rPr>
          <w:rFonts w:hint="eastAsia" w:ascii="Times New Roman" w:hAnsi="Times New Roman" w:cs="Times New Roman"/>
        </w:rPr>
      </w:pPr>
      <w:r>
        <w:rPr>
          <w:rFonts w:hint="eastAsia" w:ascii="Times New Roman" w:hAnsi="Times New Roman" w:cs="Times New Roman"/>
        </w:rPr>
        <w:t xml:space="preserve">RQ2: Perception of bank’s role: how private sector employee perceives the role of bank in retirement planning and how the perception impacts FPR through its influence on willingness.  </w:t>
      </w:r>
    </w:p>
    <w:p w14:paraId="362F55AA">
      <w:pPr>
        <w:spacing w:after="0" w:line="240" w:lineRule="auto"/>
        <w:jc w:val="left"/>
        <w:rPr>
          <w:rFonts w:hint="eastAsia" w:ascii="Times New Roman" w:hAnsi="Times New Roman" w:cs="Times New Roman"/>
        </w:rPr>
      </w:pPr>
    </w:p>
    <w:p w14:paraId="4900039A">
      <w:pPr>
        <w:spacing w:after="0" w:line="240" w:lineRule="auto"/>
        <w:jc w:val="left"/>
        <w:rPr>
          <w:rFonts w:hint="eastAsia" w:ascii="Times New Roman" w:hAnsi="Times New Roman" w:cs="Times New Roman"/>
        </w:rPr>
      </w:pPr>
      <w:r>
        <w:rPr>
          <w:rFonts w:hint="eastAsia" w:ascii="Times New Roman" w:hAnsi="Times New Roman" w:cs="Times New Roman"/>
        </w:rPr>
        <w:t>RQ3: Whether age and gender act as a moderator between bank service and employee financial retirement behavior.</w:t>
      </w:r>
    </w:p>
    <w:p w14:paraId="73335F9A">
      <w:pPr>
        <w:spacing w:after="0" w:line="240" w:lineRule="auto"/>
        <w:jc w:val="left"/>
        <w:rPr>
          <w:rFonts w:hint="eastAsia" w:ascii="Times New Roman" w:hAnsi="Times New Roman" w:cs="Times New Roman"/>
        </w:rPr>
      </w:pPr>
    </w:p>
    <w:p w14:paraId="00E9E9F9">
      <w:pPr>
        <w:spacing w:after="0" w:line="240" w:lineRule="auto"/>
        <w:jc w:val="left"/>
        <w:rPr>
          <w:rFonts w:hint="eastAsia" w:ascii="Times New Roman" w:hAnsi="Times New Roman" w:cs="Times New Roman"/>
        </w:rPr>
      </w:pPr>
      <w:r>
        <w:rPr>
          <w:rFonts w:hint="eastAsia" w:ascii="Times New Roman" w:hAnsi="Times New Roman" w:cs="Times New Roman"/>
        </w:rPr>
        <w:t>RQ4: Based on the CWO barriers identified through survey, how do bank redefine the retirement services and product to improve private sector retirement saving rate?</w:t>
      </w:r>
    </w:p>
    <w:p w14:paraId="3C89D78D">
      <w:pPr>
        <w:spacing w:after="0" w:line="240" w:lineRule="auto"/>
        <w:jc w:val="left"/>
        <w:rPr>
          <w:rFonts w:hint="eastAsia" w:ascii="Times New Roman" w:hAnsi="Times New Roman" w:cs="Times New Roman"/>
        </w:rPr>
      </w:pPr>
    </w:p>
    <w:p w14:paraId="7645D101">
      <w:pPr>
        <w:spacing w:after="0" w:line="240" w:lineRule="auto"/>
        <w:jc w:val="left"/>
        <w:rPr>
          <w:rFonts w:hint="default" w:ascii="Times New Roman" w:hAnsi="Times New Roman" w:cs="Times New Roman"/>
          <w:lang w:val="en-US"/>
        </w:rPr>
      </w:pPr>
      <w:r>
        <w:rPr>
          <w:rFonts w:hint="default" w:ascii="Times New Roman Regular" w:hAnsi="Times New Roman Regular" w:eastAsia="Times New Roman" w:cs="Times New Roman Regular"/>
          <w:color w:val="C00000"/>
          <w:sz w:val="20"/>
          <w:szCs w:val="20"/>
          <w:vertAlign w:val="baseline"/>
          <w:lang w:val="en-US"/>
        </w:rPr>
        <w:t>(</w:t>
      </w:r>
      <w:r>
        <w:rPr>
          <w:rFonts w:hint="eastAsia" w:ascii="Times New Roman Regular" w:hAnsi="Times New Roman Regular" w:eastAsia="宋体" w:cs="Times New Roman Regular"/>
          <w:color w:val="C00000"/>
          <w:sz w:val="20"/>
          <w:szCs w:val="20"/>
          <w:vertAlign w:val="baseline"/>
          <w:lang w:val="en-US" w:eastAsia="zh-CN"/>
        </w:rPr>
        <w:t>需要一段承上启下</w:t>
      </w:r>
      <w:r>
        <w:rPr>
          <w:rFonts w:hint="default" w:ascii="Times New Roman Regular" w:hAnsi="Times New Roman Regular" w:eastAsia="Times New Roman" w:cs="Times New Roman Regular"/>
          <w:color w:val="C00000"/>
          <w:sz w:val="20"/>
          <w:szCs w:val="20"/>
          <w:vertAlign w:val="baseline"/>
          <w:lang w:val="en-US"/>
        </w:rPr>
        <w:t>)</w:t>
      </w:r>
    </w:p>
    <w:p w14:paraId="6778BB14">
      <w:pPr>
        <w:spacing w:after="0" w:line="240" w:lineRule="auto"/>
        <w:jc w:val="both"/>
        <w:rPr>
          <w:rFonts w:hint="eastAsia" w:ascii="Calibri" w:hAnsi="Calibri" w:eastAsia="Times New Roman" w:cs="Calibri"/>
          <w:color w:val="4874CB" w:themeColor="accent1"/>
          <w:sz w:val="20"/>
          <w:szCs w:val="20"/>
          <w14:textFill>
            <w14:solidFill>
              <w14:schemeClr w14:val="accent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E1BAFCE">
        <w:trPr>
          <w:trHeight w:val="630" w:hRule="atLeast"/>
        </w:trPr>
        <w:tc>
          <w:tcPr>
            <w:tcW w:w="2840" w:type="dxa"/>
          </w:tcPr>
          <w:p w14:paraId="7BD35145">
            <w:pPr>
              <w:spacing w:after="0" w:line="240" w:lineRule="auto"/>
              <w:jc w:val="both"/>
              <w:rPr>
                <w:rFonts w:hint="default" w:ascii="Times New Roman Regular" w:hAnsi="Times New Roman Regular" w:eastAsia="宋体" w:cs="Times New Roman Regular"/>
                <w:color w:val="auto"/>
                <w:sz w:val="20"/>
                <w:szCs w:val="20"/>
                <w:vertAlign w:val="baseline"/>
                <w:lang w:val="en-US" w:eastAsia="zh-CN"/>
              </w:rPr>
            </w:pPr>
            <w:r>
              <w:rPr>
                <w:rFonts w:hint="default" w:ascii="Times New Roman Regular" w:hAnsi="Times New Roman Regular" w:eastAsia="宋体" w:cs="Times New Roman Regular"/>
                <w:color w:val="auto"/>
                <w:sz w:val="20"/>
                <w:szCs w:val="20"/>
                <w:vertAlign w:val="baseline"/>
                <w:lang w:val="en-US" w:eastAsia="zh-CN"/>
              </w:rPr>
              <w:t>CWO Dimension</w:t>
            </w:r>
          </w:p>
        </w:tc>
        <w:tc>
          <w:tcPr>
            <w:tcW w:w="2841" w:type="dxa"/>
          </w:tcPr>
          <w:p w14:paraId="116F44BD">
            <w:pPr>
              <w:spacing w:after="0" w:line="240" w:lineRule="auto"/>
              <w:jc w:val="both"/>
              <w:rPr>
                <w:rFonts w:hint="default" w:ascii="Times New Roman Regular" w:hAnsi="Times New Roman Regular" w:eastAsia="宋体" w:cs="Times New Roman Regular"/>
                <w:color w:val="auto"/>
                <w:sz w:val="20"/>
                <w:szCs w:val="20"/>
                <w:vertAlign w:val="baseline"/>
                <w:lang w:val="en-US" w:eastAsia="zh-CN"/>
              </w:rPr>
            </w:pPr>
            <w:r>
              <w:rPr>
                <w:rFonts w:hint="default" w:ascii="Times New Roman Regular" w:hAnsi="Times New Roman Regular" w:eastAsia="宋体" w:cs="Times New Roman Regular"/>
                <w:color w:val="auto"/>
                <w:sz w:val="20"/>
                <w:szCs w:val="20"/>
                <w:vertAlign w:val="baseline"/>
                <w:lang w:val="en-US" w:eastAsia="zh-CN"/>
              </w:rPr>
              <w:t>Focus Area</w:t>
            </w:r>
          </w:p>
        </w:tc>
        <w:tc>
          <w:tcPr>
            <w:tcW w:w="2841" w:type="dxa"/>
          </w:tcPr>
          <w:p w14:paraId="5A3DA033">
            <w:pPr>
              <w:spacing w:after="0" w:line="240" w:lineRule="auto"/>
              <w:jc w:val="left"/>
              <w:rPr>
                <w:rFonts w:hint="default" w:ascii="Times New Roman Regular" w:hAnsi="Times New Roman Regular" w:eastAsia="宋体" w:cs="Times New Roman Regular"/>
                <w:color w:val="auto"/>
                <w:sz w:val="20"/>
                <w:szCs w:val="20"/>
                <w:vertAlign w:val="baseline"/>
                <w:lang w:val="en-US" w:eastAsia="zh-CN"/>
              </w:rPr>
            </w:pPr>
            <w:r>
              <w:rPr>
                <w:rFonts w:hint="default" w:ascii="Times New Roman Regular" w:hAnsi="Times New Roman Regular" w:eastAsia="宋体" w:cs="Times New Roman Regular"/>
                <w:color w:val="auto"/>
                <w:sz w:val="20"/>
                <w:szCs w:val="20"/>
                <w:vertAlign w:val="baseline"/>
                <w:lang w:val="en-US" w:eastAsia="zh-CN"/>
              </w:rPr>
              <w:t>Hypothesis/Sample questions</w:t>
            </w:r>
          </w:p>
        </w:tc>
      </w:tr>
      <w:tr w14:paraId="0967AD85">
        <w:tc>
          <w:tcPr>
            <w:tcW w:w="2840" w:type="dxa"/>
          </w:tcPr>
          <w:p w14:paraId="5FDD4954">
            <w:pPr>
              <w:spacing w:after="0" w:line="240" w:lineRule="auto"/>
              <w:jc w:val="both"/>
              <w:rPr>
                <w:rFonts w:hint="default" w:ascii="Times New Roman Regular" w:hAnsi="Times New Roman Regular" w:eastAsia="Times New Roman" w:cs="Times New Roman Regular"/>
                <w:color w:val="auto"/>
                <w:sz w:val="20"/>
                <w:szCs w:val="20"/>
                <w:vertAlign w:val="baseline"/>
                <w:lang w:val="en-US"/>
              </w:rPr>
            </w:pPr>
            <w:r>
              <w:rPr>
                <w:rFonts w:hint="default" w:ascii="Times New Roman Regular" w:hAnsi="Times New Roman Regular" w:eastAsia="Times New Roman" w:cs="Times New Roman Regular"/>
                <w:color w:val="auto"/>
                <w:sz w:val="20"/>
                <w:szCs w:val="20"/>
                <w:vertAlign w:val="baseline"/>
                <w:lang w:val="en-US"/>
              </w:rPr>
              <w:t>Capacity</w:t>
            </w:r>
          </w:p>
        </w:tc>
        <w:tc>
          <w:tcPr>
            <w:tcW w:w="2841" w:type="dxa"/>
          </w:tcPr>
          <w:p w14:paraId="5C9B4FEA">
            <w:pPr>
              <w:spacing w:after="0" w:line="240" w:lineRule="auto"/>
              <w:jc w:val="left"/>
              <w:rPr>
                <w:rFonts w:hint="default" w:ascii="Times New Roman Regular" w:hAnsi="Times New Roman Regular" w:eastAsia="宋体" w:cs="Times New Roman Regular"/>
                <w:color w:val="auto"/>
                <w:sz w:val="20"/>
                <w:szCs w:val="20"/>
                <w:vertAlign w:val="baseline"/>
                <w:lang w:val="en-US" w:eastAsia="zh-CN"/>
              </w:rPr>
            </w:pPr>
            <w:r>
              <w:rPr>
                <w:rFonts w:hint="default" w:ascii="Times New Roman Regular" w:hAnsi="Times New Roman Regular" w:eastAsia="Times New Roman" w:cs="Times New Roman Regular"/>
                <w:color w:val="auto"/>
                <w:sz w:val="20"/>
                <w:szCs w:val="20"/>
                <w:vertAlign w:val="baseline"/>
                <w:lang w:val="en-US"/>
              </w:rPr>
              <w:t xml:space="preserve">Bank Competence &amp; Self-literacy </w:t>
            </w:r>
            <w:r>
              <w:rPr>
                <w:rFonts w:hint="default" w:ascii="Times New Roman Regular" w:hAnsi="Times New Roman Regular" w:eastAsia="Times New Roman" w:cs="Times New Roman Regular"/>
                <w:color w:val="C00000"/>
                <w:sz w:val="20"/>
                <w:szCs w:val="20"/>
                <w:vertAlign w:val="baseline"/>
                <w:lang w:val="en-US"/>
              </w:rPr>
              <w:t>(Asebedo &amp; Seay, 2018; Asebedo et al., 2019)</w:t>
            </w:r>
          </w:p>
        </w:tc>
        <w:tc>
          <w:tcPr>
            <w:tcW w:w="2841" w:type="dxa"/>
          </w:tcPr>
          <w:p w14:paraId="7E7F48BA">
            <w:pPr>
              <w:spacing w:after="0" w:line="240" w:lineRule="auto"/>
              <w:jc w:val="left"/>
              <w:rPr>
                <w:rFonts w:hint="default" w:ascii="Times New Roman Regular" w:hAnsi="Times New Roman Regular" w:eastAsia="Times New Roman" w:cs="Times New Roman Regular"/>
                <w:color w:val="auto"/>
                <w:sz w:val="20"/>
                <w:szCs w:val="20"/>
                <w:vertAlign w:val="baseline"/>
              </w:rPr>
            </w:pPr>
            <w:r>
              <w:rPr>
                <w:rFonts w:hint="default" w:ascii="Times New Roman Regular" w:hAnsi="Times New Roman Regular" w:eastAsia="Times New Roman" w:cs="Times New Roman Regular"/>
                <w:b/>
                <w:bCs/>
                <w:color w:val="auto"/>
                <w:sz w:val="20"/>
                <w:szCs w:val="20"/>
                <w:vertAlign w:val="baseline"/>
                <w:lang w:val="en-US"/>
              </w:rPr>
              <w:t xml:space="preserve">H1: </w:t>
            </w:r>
            <w:r>
              <w:rPr>
                <w:rFonts w:hint="default" w:ascii="Times New Roman Regular" w:hAnsi="Times New Roman Regular" w:eastAsia="Times New Roman" w:cs="Times New Roman Regular"/>
                <w:color w:val="auto"/>
                <w:sz w:val="20"/>
                <w:szCs w:val="20"/>
                <w:vertAlign w:val="baseline"/>
                <w:lang w:val="en-US"/>
              </w:rPr>
              <w:t>Employees' perceptions of bank retirement planning tools and their professional capabilities positively influence their financial self-efficacy.</w:t>
            </w:r>
          </w:p>
          <w:p w14:paraId="3C752547">
            <w:pPr>
              <w:spacing w:after="0" w:line="240" w:lineRule="auto"/>
              <w:jc w:val="left"/>
              <w:rPr>
                <w:rFonts w:hint="default" w:ascii="Times New Roman Regular" w:hAnsi="Times New Roman Regular" w:eastAsia="Times New Roman" w:cs="Times New Roman Regular"/>
                <w:i/>
                <w:iCs/>
                <w:color w:val="auto"/>
                <w:sz w:val="20"/>
                <w:szCs w:val="20"/>
                <w:vertAlign w:val="baseline"/>
                <w:lang w:val="en-US"/>
              </w:rPr>
            </w:pPr>
            <w:r>
              <w:rPr>
                <w:rFonts w:hint="default" w:ascii="Times New Roman Regular" w:hAnsi="Times New Roman Regular" w:eastAsia="Times New Roman" w:cs="Times New Roman Regular"/>
                <w:i/>
                <w:iCs/>
                <w:color w:val="auto"/>
                <w:sz w:val="20"/>
                <w:szCs w:val="20"/>
                <w:vertAlign w:val="baseline"/>
                <w:lang w:val="en-US"/>
              </w:rPr>
              <w:t xml:space="preserve">Sample question: Do </w:t>
            </w:r>
            <w:r>
              <w:rPr>
                <w:rFonts w:hint="default" w:ascii="Times New Roman Regular" w:hAnsi="Times New Roman Regular" w:eastAsia="宋体" w:cs="Times New Roman Regular"/>
                <w:i/>
                <w:iCs/>
                <w:color w:val="auto"/>
                <w:sz w:val="20"/>
                <w:szCs w:val="20"/>
                <w:vertAlign w:val="baseline"/>
                <w:lang w:val="en-US" w:eastAsia="zh-CN"/>
              </w:rPr>
              <w:t xml:space="preserve">private sector employee </w:t>
            </w:r>
            <w:r>
              <w:rPr>
                <w:rFonts w:hint="default" w:ascii="Times New Roman Regular" w:hAnsi="Times New Roman Regular" w:eastAsia="Times New Roman" w:cs="Times New Roman Regular"/>
                <w:i/>
                <w:iCs/>
                <w:color w:val="auto"/>
                <w:sz w:val="20"/>
                <w:szCs w:val="20"/>
                <w:vertAlign w:val="baseline"/>
                <w:lang w:val="en-US"/>
              </w:rPr>
              <w:t>clearly understand the comprehensibility of the MPF provided by the bank (Measuring the understandability of banking instruments).</w:t>
            </w:r>
          </w:p>
          <w:p w14:paraId="2C16977F">
            <w:pPr>
              <w:spacing w:after="0" w:line="240" w:lineRule="auto"/>
              <w:jc w:val="left"/>
              <w:rPr>
                <w:rFonts w:hint="default" w:ascii="Times New Roman Regular" w:hAnsi="Times New Roman Regular" w:eastAsia="Times New Roman" w:cs="Times New Roman Regular"/>
                <w:i/>
                <w:iCs/>
                <w:color w:val="auto"/>
                <w:sz w:val="20"/>
                <w:szCs w:val="20"/>
                <w:vertAlign w:val="baseline"/>
                <w:lang w:val="en-US"/>
              </w:rPr>
            </w:pPr>
          </w:p>
          <w:p w14:paraId="60789243">
            <w:pPr>
              <w:spacing w:after="0" w:line="240" w:lineRule="auto"/>
              <w:jc w:val="left"/>
              <w:rPr>
                <w:rFonts w:hint="default" w:ascii="Times New Roman Regular" w:hAnsi="Times New Roman Regular" w:eastAsia="Times New Roman" w:cs="Times New Roman Regular"/>
                <w:color w:val="auto"/>
                <w:sz w:val="20"/>
                <w:szCs w:val="20"/>
                <w:vertAlign w:val="baseline"/>
                <w:lang w:val="en-US"/>
              </w:rPr>
            </w:pPr>
            <w:r>
              <w:rPr>
                <w:rFonts w:hint="default" w:ascii="Times New Roman Bold" w:hAnsi="Times New Roman Bold" w:eastAsia="Times New Roman" w:cs="Times New Roman Bold"/>
                <w:b/>
                <w:bCs/>
                <w:color w:val="auto"/>
                <w:sz w:val="20"/>
                <w:szCs w:val="20"/>
                <w:vertAlign w:val="baseline"/>
                <w:lang w:val="en-US"/>
              </w:rPr>
              <w:t xml:space="preserve">H2: </w:t>
            </w:r>
            <w:r>
              <w:rPr>
                <w:rFonts w:hint="default" w:ascii="Times New Roman Regular" w:hAnsi="Times New Roman Regular" w:eastAsia="Times New Roman" w:cs="Times New Roman Regular"/>
                <w:color w:val="auto"/>
                <w:sz w:val="20"/>
                <w:szCs w:val="20"/>
                <w:vertAlign w:val="baseline"/>
                <w:lang w:val="en-US"/>
              </w:rPr>
              <w:t>Financial self-efficacy positively influences employees' retirement financial planning behavior.</w:t>
            </w:r>
          </w:p>
          <w:p w14:paraId="0E69106B">
            <w:pPr>
              <w:spacing w:after="0" w:line="240" w:lineRule="auto"/>
              <w:jc w:val="left"/>
              <w:rPr>
                <w:rFonts w:hint="default" w:ascii="Times New Roman Regular" w:hAnsi="Times New Roman Regular" w:eastAsia="Times New Roman" w:cs="Times New Roman Regular"/>
                <w:color w:val="auto"/>
                <w:sz w:val="20"/>
                <w:szCs w:val="20"/>
                <w:vertAlign w:val="baseline"/>
                <w:lang w:val="en-US"/>
              </w:rPr>
            </w:pPr>
            <w:r>
              <w:rPr>
                <w:rFonts w:hint="default" w:ascii="Times New Roman Italic" w:hAnsi="Times New Roman Italic" w:eastAsia="Times New Roman" w:cs="Times New Roman Italic"/>
                <w:i/>
                <w:iCs/>
                <w:color w:val="auto"/>
                <w:sz w:val="20"/>
                <w:szCs w:val="20"/>
                <w:vertAlign w:val="baseline"/>
                <w:lang w:val="en-US"/>
              </w:rPr>
              <w:t>Sample question: Confidence in handling complex retirement financial decisions independently</w:t>
            </w:r>
          </w:p>
        </w:tc>
      </w:tr>
      <w:tr w14:paraId="14CF095F">
        <w:trPr>
          <w:trHeight w:val="601" w:hRule="atLeast"/>
        </w:trPr>
        <w:tc>
          <w:tcPr>
            <w:tcW w:w="2840" w:type="dxa"/>
          </w:tcPr>
          <w:p w14:paraId="77BAA5CB">
            <w:pPr>
              <w:spacing w:after="0" w:line="240" w:lineRule="auto"/>
              <w:jc w:val="both"/>
              <w:rPr>
                <w:rFonts w:hint="default" w:ascii="Times New Roman Regular" w:hAnsi="Times New Roman Regular" w:eastAsia="Times New Roman" w:cs="Times New Roman Regular"/>
                <w:color w:val="auto"/>
                <w:sz w:val="20"/>
                <w:szCs w:val="20"/>
                <w:vertAlign w:val="baseline"/>
                <w:lang w:val="en-US"/>
              </w:rPr>
            </w:pPr>
            <w:r>
              <w:rPr>
                <w:rFonts w:hint="default" w:ascii="Times New Roman Regular" w:hAnsi="Times New Roman Regular" w:eastAsia="Times New Roman" w:cs="Times New Roman Regular"/>
                <w:color w:val="auto"/>
                <w:sz w:val="20"/>
                <w:szCs w:val="20"/>
                <w:vertAlign w:val="baseline"/>
                <w:lang w:val="en-US"/>
              </w:rPr>
              <w:t>Willingness</w:t>
            </w:r>
          </w:p>
        </w:tc>
        <w:tc>
          <w:tcPr>
            <w:tcW w:w="2841" w:type="dxa"/>
          </w:tcPr>
          <w:p w14:paraId="151BC153">
            <w:pPr>
              <w:spacing w:after="0" w:line="240" w:lineRule="auto"/>
              <w:jc w:val="both"/>
              <w:rPr>
                <w:rFonts w:hint="default" w:ascii="Times New Roman Regular" w:hAnsi="Times New Roman Regular" w:eastAsia="Times New Roman" w:cs="Times New Roman Regular"/>
                <w:color w:val="auto"/>
                <w:sz w:val="20"/>
                <w:szCs w:val="20"/>
                <w:vertAlign w:val="baseline"/>
              </w:rPr>
            </w:pPr>
            <w:r>
              <w:rPr>
                <w:rFonts w:hint="default" w:ascii="Times New Roman Regular" w:hAnsi="Times New Roman Regular" w:eastAsia="Times New Roman" w:cs="Times New Roman Regular"/>
                <w:color w:val="auto"/>
                <w:sz w:val="20"/>
                <w:szCs w:val="20"/>
                <w:vertAlign w:val="baseline"/>
              </w:rPr>
              <w:t>Perception and trust in bank</w:t>
            </w:r>
            <w:r>
              <w:rPr>
                <w:rFonts w:hint="default" w:ascii="Times New Roman Regular" w:hAnsi="Times New Roman Regular" w:eastAsia="Times New Roman" w:cs="Times New Roman Regular"/>
                <w:color w:val="C00000"/>
                <w:sz w:val="20"/>
                <w:szCs w:val="20"/>
                <w:vertAlign w:val="baseline"/>
                <w:lang w:val="en-US"/>
              </w:rPr>
              <w:t>(Ricci &amp; Caratelli, 2017; Yang et al., 2024)</w:t>
            </w:r>
          </w:p>
        </w:tc>
        <w:tc>
          <w:tcPr>
            <w:tcW w:w="2841" w:type="dxa"/>
          </w:tcPr>
          <w:p w14:paraId="7B6A2069">
            <w:pPr>
              <w:spacing w:after="0" w:line="240" w:lineRule="auto"/>
              <w:jc w:val="left"/>
              <w:rPr>
                <w:rFonts w:hint="default" w:ascii="Times New Roman Regular" w:hAnsi="Times New Roman Regular" w:eastAsia="Times New Roman" w:cs="Times New Roman Regular"/>
                <w:color w:val="auto"/>
                <w:sz w:val="20"/>
                <w:szCs w:val="20"/>
                <w:vertAlign w:val="baseline"/>
              </w:rPr>
            </w:pPr>
            <w:r>
              <w:rPr>
                <w:rFonts w:hint="default" w:ascii="Times New Roman Bold" w:hAnsi="Times New Roman Bold" w:eastAsia="Times New Roman" w:cs="Times New Roman Bold"/>
                <w:b/>
                <w:bCs/>
                <w:color w:val="auto"/>
                <w:sz w:val="20"/>
                <w:szCs w:val="20"/>
                <w:vertAlign w:val="baseline"/>
                <w:lang w:val="en-US"/>
              </w:rPr>
              <w:t>H</w:t>
            </w:r>
            <w:r>
              <w:rPr>
                <w:rFonts w:hint="default" w:ascii="Times New Roman Bold" w:hAnsi="Times New Roman Bold" w:eastAsia="宋体" w:cs="Times New Roman Bold"/>
                <w:b/>
                <w:bCs/>
                <w:color w:val="auto"/>
                <w:sz w:val="20"/>
                <w:szCs w:val="20"/>
                <w:vertAlign w:val="baseline"/>
                <w:lang w:val="en-US" w:eastAsia="zh-CN"/>
              </w:rPr>
              <w:t>3</w:t>
            </w:r>
            <w:r>
              <w:rPr>
                <w:rFonts w:hint="default" w:ascii="Times New Roman Bold" w:hAnsi="Times New Roman Bold" w:eastAsia="Times New Roman" w:cs="Times New Roman Bold"/>
                <w:b/>
                <w:bCs/>
                <w:color w:val="auto"/>
                <w:sz w:val="20"/>
                <w:szCs w:val="20"/>
                <w:vertAlign w:val="baseline"/>
                <w:lang w:val="en-US"/>
              </w:rPr>
              <w:t>:</w:t>
            </w:r>
            <w:r>
              <w:rPr>
                <w:rFonts w:hint="default" w:ascii="Times New Roman Regular" w:hAnsi="Times New Roman Regular" w:eastAsia="Times New Roman" w:cs="Times New Roman Regular"/>
                <w:color w:val="auto"/>
                <w:sz w:val="20"/>
                <w:szCs w:val="20"/>
                <w:vertAlign w:val="baseline"/>
                <w:lang w:val="en-US"/>
              </w:rPr>
              <w:t xml:space="preserve"> </w:t>
            </w:r>
            <w:r>
              <w:rPr>
                <w:rFonts w:hint="default" w:ascii="Times New Roman Regular" w:hAnsi="Times New Roman Regular" w:eastAsia="Times New Roman" w:cs="Times New Roman Regular"/>
                <w:color w:val="auto"/>
                <w:sz w:val="20"/>
                <w:szCs w:val="20"/>
                <w:vertAlign w:val="baseline"/>
              </w:rPr>
              <w:t>Employees' perception that banks offer financial products/services out of "community service (service motive)" rather than "pure profit motive" positively influences their willingness to participate in retirement planning.</w:t>
            </w:r>
          </w:p>
          <w:p w14:paraId="6BD26FEE">
            <w:pPr>
              <w:spacing w:after="0" w:line="240" w:lineRule="auto"/>
              <w:jc w:val="left"/>
              <w:rPr>
                <w:rFonts w:hint="default" w:ascii="Times New Roman Regular" w:hAnsi="Times New Roman Regular" w:eastAsia="Times New Roman" w:cs="Times New Roman Regular"/>
                <w:color w:val="auto"/>
                <w:sz w:val="20"/>
                <w:szCs w:val="20"/>
                <w:vertAlign w:val="baseline"/>
              </w:rPr>
            </w:pPr>
          </w:p>
          <w:p w14:paraId="43045E2B">
            <w:pPr>
              <w:spacing w:after="0" w:line="240" w:lineRule="auto"/>
              <w:jc w:val="left"/>
              <w:rPr>
                <w:rFonts w:hint="default" w:ascii="Times New Roman Italic" w:hAnsi="Times New Roman Italic" w:eastAsia="宋体" w:cs="Times New Roman Italic"/>
                <w:i/>
                <w:iCs/>
                <w:color w:val="auto"/>
                <w:sz w:val="20"/>
                <w:szCs w:val="20"/>
                <w:vertAlign w:val="baseline"/>
                <w:lang w:val="en-US" w:eastAsia="zh-CN"/>
              </w:rPr>
            </w:pPr>
            <w:r>
              <w:rPr>
                <w:rFonts w:hint="default" w:ascii="Times New Roman Italic" w:hAnsi="Times New Roman Italic" w:eastAsia="宋体" w:cs="Times New Roman Italic"/>
                <w:i/>
                <w:iCs/>
                <w:color w:val="auto"/>
                <w:sz w:val="20"/>
                <w:szCs w:val="20"/>
                <w:vertAlign w:val="baseline"/>
                <w:lang w:val="en-US" w:eastAsia="zh-CN"/>
              </w:rPr>
              <w:t xml:space="preserve">Sample </w:t>
            </w:r>
            <w:r>
              <w:rPr>
                <w:rFonts w:hint="eastAsia" w:ascii="Times New Roman Italic" w:hAnsi="Times New Roman Italic" w:eastAsia="宋体" w:cs="Times New Roman Italic"/>
                <w:i/>
                <w:iCs/>
                <w:color w:val="auto"/>
                <w:sz w:val="20"/>
                <w:szCs w:val="20"/>
                <w:vertAlign w:val="baseline"/>
                <w:lang w:val="en-US" w:eastAsia="zh-CN"/>
              </w:rPr>
              <w:t>q</w:t>
            </w:r>
            <w:r>
              <w:rPr>
                <w:rFonts w:hint="default" w:ascii="Times New Roman Italic" w:hAnsi="Times New Roman Italic" w:eastAsia="宋体" w:cs="Times New Roman Italic"/>
                <w:i/>
                <w:iCs/>
                <w:color w:val="auto"/>
                <w:sz w:val="20"/>
                <w:szCs w:val="20"/>
                <w:vertAlign w:val="baseline"/>
                <w:lang w:val="en-US" w:eastAsia="zh-CN"/>
              </w:rPr>
              <w:t>uestion: Do private sector employee believe that banks provide financial retirement service/advice primarily to fulfill their social responsibility, rather than simply to sell products?</w:t>
            </w:r>
          </w:p>
          <w:p w14:paraId="754C9B72">
            <w:pPr>
              <w:spacing w:after="0" w:line="240" w:lineRule="auto"/>
              <w:jc w:val="left"/>
              <w:rPr>
                <w:rFonts w:hint="default" w:ascii="Times New Roman Italic" w:hAnsi="Times New Roman Italic" w:eastAsia="宋体" w:cs="Times New Roman Italic"/>
                <w:i/>
                <w:iCs/>
                <w:color w:val="auto"/>
                <w:sz w:val="20"/>
                <w:szCs w:val="20"/>
                <w:vertAlign w:val="baseline"/>
                <w:lang w:val="en-US" w:eastAsia="zh-CN"/>
              </w:rPr>
            </w:pPr>
          </w:p>
          <w:p w14:paraId="3B59C728">
            <w:pPr>
              <w:spacing w:after="0" w:line="240" w:lineRule="auto"/>
              <w:jc w:val="left"/>
              <w:rPr>
                <w:rFonts w:hint="default" w:ascii="Times New Roman Regular" w:hAnsi="Times New Roman Regular" w:eastAsia="Times New Roman" w:cs="Times New Roman Regular"/>
                <w:color w:val="auto"/>
                <w:sz w:val="20"/>
                <w:szCs w:val="20"/>
                <w:vertAlign w:val="baseline"/>
              </w:rPr>
            </w:pPr>
            <w:r>
              <w:rPr>
                <w:rFonts w:hint="default" w:ascii="Times New Roman Bold" w:hAnsi="Times New Roman Bold" w:eastAsia="Times New Roman" w:cs="Times New Roman Bold"/>
                <w:b/>
                <w:bCs/>
                <w:color w:val="auto"/>
                <w:sz w:val="20"/>
                <w:szCs w:val="20"/>
                <w:vertAlign w:val="baseline"/>
                <w:lang w:val="en-US"/>
              </w:rPr>
              <w:t xml:space="preserve">H4: </w:t>
            </w:r>
            <w:r>
              <w:rPr>
                <w:rFonts w:hint="default" w:ascii="Times New Roman Regular" w:hAnsi="Times New Roman Regular" w:eastAsia="Times New Roman" w:cs="Times New Roman Regular"/>
                <w:color w:val="auto"/>
                <w:sz w:val="20"/>
                <w:szCs w:val="20"/>
                <w:vertAlign w:val="baseline"/>
              </w:rPr>
              <w:t>Trust in banks acts as a mediator between financial products/services and actual investment behavior.</w:t>
            </w:r>
          </w:p>
          <w:p w14:paraId="64AFC7F9">
            <w:pPr>
              <w:spacing w:after="0" w:line="240" w:lineRule="auto"/>
              <w:jc w:val="left"/>
              <w:rPr>
                <w:rFonts w:hint="default" w:ascii="Times New Roman Regular" w:hAnsi="Times New Roman Regular" w:eastAsia="Times New Roman" w:cs="Times New Roman Regular"/>
                <w:color w:val="auto"/>
                <w:sz w:val="20"/>
                <w:szCs w:val="20"/>
                <w:vertAlign w:val="baseline"/>
              </w:rPr>
            </w:pPr>
          </w:p>
          <w:p w14:paraId="3C87B0DB">
            <w:pPr>
              <w:spacing w:after="0" w:line="240" w:lineRule="auto"/>
              <w:jc w:val="left"/>
              <w:rPr>
                <w:rFonts w:hint="default" w:ascii="Times New Roman Regular" w:hAnsi="Times New Roman Regular" w:eastAsia="Times New Roman" w:cs="Times New Roman Regular"/>
                <w:color w:val="auto"/>
                <w:sz w:val="20"/>
                <w:szCs w:val="20"/>
                <w:vertAlign w:val="baseline"/>
              </w:rPr>
            </w:pPr>
            <w:r>
              <w:rPr>
                <w:rFonts w:hint="default" w:ascii="Times New Roman Italic" w:hAnsi="Times New Roman Italic" w:eastAsia="Times New Roman" w:cs="Times New Roman Italic"/>
                <w:i/>
                <w:iCs/>
                <w:color w:val="auto"/>
                <w:sz w:val="20"/>
                <w:szCs w:val="20"/>
                <w:vertAlign w:val="baseline"/>
                <w:lang w:val="en-US"/>
              </w:rPr>
              <w:t xml:space="preserve">Sample question: </w:t>
            </w:r>
            <w:r>
              <w:rPr>
                <w:rFonts w:hint="default" w:ascii="Times New Roman Italic" w:hAnsi="Times New Roman Italic" w:eastAsia="Times New Roman" w:cs="Times New Roman Italic"/>
                <w:i/>
                <w:iCs/>
                <w:color w:val="auto"/>
                <w:sz w:val="20"/>
                <w:szCs w:val="20"/>
                <w:vertAlign w:val="baseline"/>
              </w:rPr>
              <w:t>Are the</w:t>
            </w:r>
            <w:r>
              <w:rPr>
                <w:rFonts w:hint="default" w:ascii="Times New Roman Italic" w:hAnsi="Times New Roman Italic" w:eastAsia="宋体" w:cs="Times New Roman Italic"/>
                <w:i/>
                <w:iCs/>
                <w:color w:val="auto"/>
                <w:sz w:val="20"/>
                <w:szCs w:val="20"/>
                <w:vertAlign w:val="baseline"/>
                <w:lang w:val="en-US" w:eastAsia="zh-CN"/>
              </w:rPr>
              <w:t xml:space="preserve"> </w:t>
            </w:r>
            <w:r>
              <w:rPr>
                <w:rFonts w:hint="default" w:ascii="Times New Roman Italic" w:hAnsi="Times New Roman Italic" w:eastAsia="Times New Roman" w:cs="Times New Roman Italic"/>
                <w:i/>
                <w:iCs/>
                <w:color w:val="auto"/>
                <w:sz w:val="20"/>
                <w:szCs w:val="20"/>
                <w:vertAlign w:val="baseline"/>
              </w:rPr>
              <w:t xml:space="preserve">financial </w:t>
            </w:r>
            <w:r>
              <w:rPr>
                <w:rFonts w:hint="default" w:ascii="Times New Roman Italic" w:hAnsi="Times New Roman Italic" w:eastAsia="宋体" w:cs="Times New Roman Italic"/>
                <w:i/>
                <w:iCs/>
                <w:color w:val="auto"/>
                <w:sz w:val="20"/>
                <w:szCs w:val="20"/>
                <w:vertAlign w:val="baseline"/>
                <w:lang w:val="en-US" w:eastAsia="zh-CN"/>
              </w:rPr>
              <w:t xml:space="preserve">retirement </w:t>
            </w:r>
            <w:r>
              <w:rPr>
                <w:rFonts w:hint="default" w:ascii="Times New Roman Italic" w:hAnsi="Times New Roman Italic" w:eastAsia="Times New Roman" w:cs="Times New Roman Italic"/>
                <w:i/>
                <w:iCs/>
                <w:color w:val="auto"/>
                <w:sz w:val="20"/>
                <w:szCs w:val="20"/>
                <w:vertAlign w:val="baseline"/>
              </w:rPr>
              <w:t>advice provided by bank employees unbiased?</w:t>
            </w:r>
          </w:p>
        </w:tc>
      </w:tr>
      <w:tr w14:paraId="65707160">
        <w:tc>
          <w:tcPr>
            <w:tcW w:w="2840" w:type="dxa"/>
          </w:tcPr>
          <w:p w14:paraId="4F7B098C">
            <w:pPr>
              <w:spacing w:after="0" w:line="240" w:lineRule="auto"/>
              <w:jc w:val="both"/>
              <w:rPr>
                <w:rFonts w:hint="default" w:ascii="Times New Roman Regular" w:hAnsi="Times New Roman Regular" w:eastAsia="Times New Roman" w:cs="Times New Roman Regular"/>
                <w:color w:val="auto"/>
                <w:sz w:val="20"/>
                <w:szCs w:val="20"/>
                <w:vertAlign w:val="baseline"/>
                <w:lang w:val="en-US"/>
              </w:rPr>
            </w:pPr>
            <w:r>
              <w:rPr>
                <w:rFonts w:hint="default" w:ascii="Times New Roman Regular" w:hAnsi="Times New Roman Regular" w:eastAsia="Times New Roman" w:cs="Times New Roman Regular"/>
                <w:color w:val="auto"/>
                <w:sz w:val="20"/>
                <w:szCs w:val="20"/>
                <w:vertAlign w:val="baseline"/>
                <w:lang w:val="en-US"/>
              </w:rPr>
              <w:t>Opportunity</w:t>
            </w:r>
          </w:p>
        </w:tc>
        <w:tc>
          <w:tcPr>
            <w:tcW w:w="2841" w:type="dxa"/>
          </w:tcPr>
          <w:p w14:paraId="1CD0142D">
            <w:pPr>
              <w:spacing w:after="0" w:line="240" w:lineRule="auto"/>
              <w:jc w:val="both"/>
              <w:rPr>
                <w:rFonts w:hint="default" w:ascii="Times New Roman Regular" w:hAnsi="Times New Roman Regular" w:eastAsia="Times New Roman" w:cs="Times New Roman Regular"/>
                <w:color w:val="auto"/>
                <w:sz w:val="20"/>
                <w:szCs w:val="20"/>
                <w:vertAlign w:val="baseline"/>
                <w:lang w:val="en-US"/>
              </w:rPr>
            </w:pPr>
            <w:r>
              <w:rPr>
                <w:rFonts w:hint="default" w:ascii="Times New Roman Regular" w:hAnsi="Times New Roman Regular" w:eastAsia="Times New Roman" w:cs="Times New Roman Regular"/>
                <w:color w:val="auto"/>
                <w:sz w:val="20"/>
                <w:szCs w:val="20"/>
                <w:vertAlign w:val="baseline"/>
              </w:rPr>
              <w:t>Digital convenience and resource access</w:t>
            </w:r>
            <w:r>
              <w:rPr>
                <w:rFonts w:hint="default" w:ascii="Times New Roman Regular" w:hAnsi="Times New Roman Regular" w:eastAsia="Times New Roman" w:cs="Times New Roman Regular"/>
                <w:color w:val="auto"/>
                <w:sz w:val="20"/>
                <w:szCs w:val="20"/>
                <w:vertAlign w:val="baseline"/>
                <w:lang w:val="en-US"/>
              </w:rPr>
              <w:t xml:space="preserve"> from bank </w:t>
            </w:r>
            <w:r>
              <w:rPr>
                <w:rFonts w:hint="default" w:ascii="Times New Roman Regular" w:hAnsi="Times New Roman Regular" w:eastAsia="Times New Roman" w:cs="Times New Roman Regular"/>
                <w:color w:val="C00000"/>
                <w:sz w:val="20"/>
                <w:szCs w:val="20"/>
                <w:vertAlign w:val="baseline"/>
                <w:lang w:val="en-US"/>
              </w:rPr>
              <w:t>(Goda et al., 2023; Liu &amp; Ju, 2025)</w:t>
            </w:r>
          </w:p>
        </w:tc>
        <w:tc>
          <w:tcPr>
            <w:tcW w:w="2841" w:type="dxa"/>
          </w:tcPr>
          <w:p w14:paraId="081015AD">
            <w:pPr>
              <w:spacing w:after="0" w:line="240" w:lineRule="auto"/>
              <w:jc w:val="left"/>
              <w:rPr>
                <w:rFonts w:hint="default" w:ascii="Times New Roman Regular" w:hAnsi="Times New Roman Regular" w:eastAsia="Times New Roman" w:cs="Times New Roman Regular"/>
                <w:color w:val="auto"/>
                <w:sz w:val="20"/>
                <w:szCs w:val="20"/>
                <w:vertAlign w:val="baseline"/>
                <w:lang w:val="en-US"/>
              </w:rPr>
            </w:pPr>
            <w:r>
              <w:rPr>
                <w:rFonts w:hint="default" w:ascii="Times New Roman Bold" w:hAnsi="Times New Roman Bold" w:eastAsia="Times New Roman" w:cs="Times New Roman Bold"/>
                <w:b/>
                <w:bCs/>
                <w:color w:val="auto"/>
                <w:sz w:val="20"/>
                <w:szCs w:val="20"/>
                <w:vertAlign w:val="baseline"/>
                <w:lang w:val="en-US"/>
              </w:rPr>
              <w:t xml:space="preserve">H5: </w:t>
            </w:r>
            <w:r>
              <w:rPr>
                <w:rFonts w:hint="default" w:ascii="Times New Roman Regular" w:hAnsi="Times New Roman Regular" w:eastAsia="Times New Roman" w:cs="Times New Roman Regular"/>
                <w:color w:val="auto"/>
                <w:sz w:val="20"/>
                <w:szCs w:val="20"/>
                <w:vertAlign w:val="baseline"/>
                <w:lang w:val="en-US"/>
              </w:rPr>
              <w:t>The ease of use of digital tools positively impacts planning frequency.</w:t>
            </w:r>
          </w:p>
          <w:p w14:paraId="3C07FED6">
            <w:pPr>
              <w:spacing w:after="0" w:line="240" w:lineRule="auto"/>
              <w:jc w:val="left"/>
              <w:rPr>
                <w:rFonts w:hint="default" w:ascii="Times New Roman Regular" w:hAnsi="Times New Roman Regular" w:eastAsia="Times New Roman" w:cs="Times New Roman Regular"/>
                <w:color w:val="auto"/>
                <w:sz w:val="20"/>
                <w:szCs w:val="20"/>
                <w:vertAlign w:val="baseline"/>
                <w:lang w:val="en-US"/>
              </w:rPr>
            </w:pPr>
          </w:p>
          <w:p w14:paraId="46A18F0C">
            <w:pPr>
              <w:spacing w:after="0" w:line="240" w:lineRule="auto"/>
              <w:jc w:val="left"/>
              <w:rPr>
                <w:rFonts w:hint="default" w:ascii="Times New Roman Italic" w:hAnsi="Times New Roman Italic" w:eastAsia="Times New Roman" w:cs="Times New Roman Italic"/>
                <w:i/>
                <w:iCs/>
                <w:color w:val="auto"/>
                <w:sz w:val="20"/>
                <w:szCs w:val="20"/>
                <w:vertAlign w:val="baseline"/>
              </w:rPr>
            </w:pPr>
            <w:r>
              <w:rPr>
                <w:rFonts w:hint="default" w:ascii="Times New Roman Italic" w:hAnsi="Times New Roman Italic" w:eastAsia="宋体" w:cs="Times New Roman Italic"/>
                <w:i/>
                <w:iCs/>
                <w:color w:val="auto"/>
                <w:sz w:val="20"/>
                <w:szCs w:val="20"/>
                <w:vertAlign w:val="baseline"/>
                <w:lang w:val="en-US" w:eastAsia="zh-CN"/>
              </w:rPr>
              <w:t xml:space="preserve">Sample question: </w:t>
            </w:r>
            <w:r>
              <w:rPr>
                <w:rFonts w:hint="default" w:ascii="Times New Roman Italic" w:hAnsi="Times New Roman Italic" w:eastAsia="Times New Roman" w:cs="Times New Roman Italic"/>
                <w:i/>
                <w:iCs/>
                <w:color w:val="auto"/>
                <w:sz w:val="20"/>
                <w:szCs w:val="20"/>
                <w:vertAlign w:val="baseline"/>
              </w:rPr>
              <w:t>Does the ease of use of digital tools offered by the bank (such as mobile apps for monitoring MPF) provide employees with external opportunities to implement the plan?</w:t>
            </w:r>
          </w:p>
          <w:p w14:paraId="2BD9194D">
            <w:pPr>
              <w:spacing w:after="0" w:line="240" w:lineRule="auto"/>
              <w:jc w:val="left"/>
              <w:rPr>
                <w:rFonts w:hint="default" w:ascii="Times New Roman Regular" w:hAnsi="Times New Roman Regular" w:eastAsia="Times New Roman" w:cs="Times New Roman Regular"/>
                <w:color w:val="auto"/>
                <w:sz w:val="20"/>
                <w:szCs w:val="20"/>
                <w:vertAlign w:val="baseline"/>
              </w:rPr>
            </w:pPr>
          </w:p>
          <w:p w14:paraId="5821EDA7">
            <w:pPr>
              <w:spacing w:after="0" w:line="240" w:lineRule="auto"/>
              <w:jc w:val="left"/>
              <w:rPr>
                <w:rFonts w:hint="default" w:ascii="Times New Roman Regular" w:hAnsi="Times New Roman Regular" w:eastAsia="宋体" w:cs="Times New Roman Regular"/>
                <w:color w:val="auto"/>
                <w:sz w:val="20"/>
                <w:szCs w:val="20"/>
                <w:vertAlign w:val="baseline"/>
                <w:lang w:val="en-US" w:eastAsia="zh-CN"/>
              </w:rPr>
            </w:pPr>
            <w:r>
              <w:rPr>
                <w:rFonts w:hint="default" w:ascii="Times New Roman Bold" w:hAnsi="Times New Roman Bold" w:eastAsia="宋体" w:cs="Times New Roman Bold"/>
                <w:b/>
                <w:bCs/>
                <w:color w:val="auto"/>
                <w:sz w:val="20"/>
                <w:szCs w:val="20"/>
                <w:vertAlign w:val="baseline"/>
                <w:lang w:val="en-US" w:eastAsia="zh-CN"/>
              </w:rPr>
              <w:t xml:space="preserve">H6: </w:t>
            </w:r>
            <w:r>
              <w:rPr>
                <w:rFonts w:hint="default" w:ascii="Times New Roman Regular" w:hAnsi="Times New Roman Regular" w:eastAsia="宋体" w:cs="Times New Roman Regular"/>
                <w:color w:val="auto"/>
                <w:sz w:val="20"/>
                <w:szCs w:val="20"/>
                <w:vertAlign w:val="baseline"/>
                <w:lang w:val="en-US" w:eastAsia="zh-CN"/>
              </w:rPr>
              <w:t>Tax incentives or automatic debit mechanisms offered by banks can significantly increase employees' savings levels.</w:t>
            </w:r>
          </w:p>
          <w:p w14:paraId="37CA7830">
            <w:pPr>
              <w:spacing w:after="0" w:line="240" w:lineRule="auto"/>
              <w:jc w:val="left"/>
              <w:rPr>
                <w:rFonts w:hint="default" w:ascii="Times New Roman Regular" w:hAnsi="Times New Roman Regular" w:eastAsia="宋体" w:cs="Times New Roman Regular"/>
                <w:color w:val="auto"/>
                <w:sz w:val="20"/>
                <w:szCs w:val="20"/>
                <w:vertAlign w:val="baseline"/>
                <w:lang w:val="en-US" w:eastAsia="zh-CN"/>
              </w:rPr>
            </w:pPr>
          </w:p>
          <w:p w14:paraId="3F292427">
            <w:pPr>
              <w:spacing w:after="0" w:line="240" w:lineRule="auto"/>
              <w:jc w:val="left"/>
              <w:rPr>
                <w:rFonts w:hint="default" w:ascii="Times New Roman Italic" w:hAnsi="Times New Roman Italic" w:eastAsia="Times New Roman" w:cs="Times New Roman Italic"/>
                <w:i/>
                <w:iCs/>
                <w:color w:val="auto"/>
                <w:sz w:val="20"/>
                <w:szCs w:val="20"/>
                <w:vertAlign w:val="baseline"/>
              </w:rPr>
            </w:pPr>
            <w:r>
              <w:rPr>
                <w:rFonts w:hint="default" w:ascii="Times New Roman Italic" w:hAnsi="Times New Roman Italic" w:eastAsia="宋体" w:cs="Times New Roman Italic"/>
                <w:i/>
                <w:iCs/>
                <w:color w:val="auto"/>
                <w:sz w:val="20"/>
                <w:szCs w:val="20"/>
                <w:vertAlign w:val="baseline"/>
                <w:lang w:val="en-US" w:eastAsia="zh-CN"/>
              </w:rPr>
              <w:t xml:space="preserve">Sample question: </w:t>
            </w:r>
            <w:r>
              <w:rPr>
                <w:rFonts w:hint="default" w:ascii="Times New Roman Italic" w:hAnsi="Times New Roman Italic" w:eastAsia="Times New Roman" w:cs="Times New Roman Italic"/>
                <w:i/>
                <w:iCs/>
                <w:color w:val="auto"/>
                <w:sz w:val="20"/>
                <w:szCs w:val="20"/>
                <w:vertAlign w:val="baseline"/>
              </w:rPr>
              <w:t>Did preferential policies offered by banks, such as tax-deductible voluntary contributions, encourage increased savings?</w:t>
            </w:r>
          </w:p>
        </w:tc>
      </w:tr>
    </w:tbl>
    <w:p w14:paraId="351D2AB6">
      <w:pPr>
        <w:spacing w:after="0" w:line="240" w:lineRule="auto"/>
        <w:jc w:val="both"/>
        <w:rPr>
          <w:rFonts w:ascii="Calibri" w:hAnsi="Calibri" w:eastAsia="Times New Roman" w:cs="Calibri"/>
          <w:color w:val="auto"/>
          <w:sz w:val="20"/>
          <w:szCs w:val="20"/>
        </w:rPr>
      </w:pPr>
    </w:p>
    <w:p w14:paraId="521C0A22">
      <w:pPr>
        <w:spacing w:after="0" w:line="240" w:lineRule="auto"/>
        <w:jc w:val="both"/>
        <w:rPr>
          <w:rFonts w:hint="default" w:ascii="Times New Roman Bold" w:hAnsi="Times New Roman Bold" w:eastAsia="宋体" w:cs="Times New Roman Bold"/>
          <w:b/>
          <w:bCs/>
          <w:i w:val="0"/>
          <w:iCs w:val="0"/>
          <w:color w:val="auto"/>
          <w:sz w:val="20"/>
          <w:szCs w:val="20"/>
          <w:lang w:val="en-US" w:eastAsia="zh-CN"/>
        </w:rPr>
      </w:pPr>
      <w:r>
        <w:rPr>
          <w:rFonts w:hint="default" w:ascii="Times New Roman Bold" w:hAnsi="Times New Roman Bold" w:eastAsia="宋体" w:cs="Times New Roman Bold"/>
          <w:b/>
          <w:bCs/>
          <w:i w:val="0"/>
          <w:iCs w:val="0"/>
          <w:color w:val="auto"/>
          <w:sz w:val="20"/>
          <w:szCs w:val="20"/>
          <w:lang w:val="en-US" w:eastAsia="zh-CN"/>
        </w:rPr>
        <w:t>Age and gender as moderators</w:t>
      </w:r>
    </w:p>
    <w:p w14:paraId="2F59C95D">
      <w:pPr>
        <w:spacing w:after="0" w:line="240" w:lineRule="auto"/>
        <w:jc w:val="both"/>
        <w:rPr>
          <w:rFonts w:hint="default" w:ascii="Times New Roman Regular" w:hAnsi="Times New Roman Regular" w:eastAsia="宋体" w:cs="Times New Roman Regular"/>
          <w:color w:val="auto"/>
          <w:sz w:val="20"/>
          <w:szCs w:val="20"/>
          <w:lang w:val="en-US" w:eastAsia="zh-CN"/>
        </w:rPr>
      </w:pPr>
      <w:r>
        <w:rPr>
          <w:rFonts w:hint="default" w:ascii="Times New Roman Regular" w:hAnsi="Times New Roman Regular" w:eastAsia="宋体" w:cs="Times New Roman Regular"/>
          <w:color w:val="auto"/>
          <w:sz w:val="20"/>
          <w:szCs w:val="20"/>
          <w:lang w:val="en-US" w:eastAsia="zh-CN"/>
        </w:rPr>
        <w:t>H7:</w:t>
      </w:r>
      <w:r>
        <w:rPr>
          <w:rFonts w:hint="eastAsia" w:ascii="Times New Roman Regular" w:hAnsi="Times New Roman Regular" w:eastAsia="宋体" w:cs="Times New Roman Regular"/>
          <w:color w:val="auto"/>
          <w:sz w:val="20"/>
          <w:szCs w:val="20"/>
          <w:lang w:val="en-US" w:eastAsia="zh-CN"/>
        </w:rPr>
        <w:t xml:space="preserve"> </w:t>
      </w:r>
      <w:r>
        <w:rPr>
          <w:rFonts w:hint="default" w:ascii="Times New Roman Regular" w:hAnsi="Times New Roman Regular" w:eastAsia="宋体" w:cs="Times New Roman Regular"/>
          <w:color w:val="auto"/>
          <w:sz w:val="20"/>
          <w:szCs w:val="20"/>
          <w:lang w:val="en-US" w:eastAsia="zh-CN"/>
        </w:rPr>
        <w:t>Gender plays a moderating role in financial retirement planning</w:t>
      </w:r>
      <w:r>
        <w:rPr>
          <w:rFonts w:hint="eastAsia" w:ascii="Times New Roman Regular" w:hAnsi="Times New Roman Regular" w:eastAsia="宋体" w:cs="Times New Roman Regular"/>
          <w:color w:val="auto"/>
          <w:sz w:val="20"/>
          <w:szCs w:val="20"/>
          <w:lang w:val="en-US" w:eastAsia="zh-CN"/>
        </w:rPr>
        <w:t xml:space="preserve"> </w:t>
      </w:r>
      <w:r>
        <w:rPr>
          <w:rFonts w:hint="default" w:ascii="Times New Roman Regular" w:hAnsi="Times New Roman Regular" w:eastAsia="Times New Roman" w:cs="Times New Roman Regular"/>
          <w:color w:val="C00000"/>
          <w:sz w:val="20"/>
          <w:szCs w:val="20"/>
          <w:vertAlign w:val="baseline"/>
          <w:lang w:val="en-US"/>
        </w:rPr>
        <w:t>(Lee, 2003; Dietz et al., 2003)</w:t>
      </w:r>
      <w:r>
        <w:rPr>
          <w:rFonts w:hint="default" w:ascii="Times New Roman Regular" w:hAnsi="Times New Roman Regular" w:eastAsia="宋体" w:cs="Times New Roman Regular"/>
          <w:color w:val="auto"/>
          <w:sz w:val="20"/>
          <w:szCs w:val="20"/>
          <w:lang w:val="en-US" w:eastAsia="zh-CN"/>
        </w:rPr>
        <w:t>.</w:t>
      </w:r>
    </w:p>
    <w:p w14:paraId="67828D4E">
      <w:pPr>
        <w:spacing w:after="0" w:line="240" w:lineRule="auto"/>
        <w:jc w:val="both"/>
        <w:rPr>
          <w:rFonts w:hint="default" w:ascii="Times New Roman Regular" w:hAnsi="Times New Roman Regular" w:eastAsia="宋体" w:cs="Times New Roman Regular"/>
          <w:color w:val="C00000"/>
          <w:sz w:val="20"/>
          <w:szCs w:val="20"/>
          <w:lang w:val="en-US" w:eastAsia="zh-CN"/>
        </w:rPr>
      </w:pPr>
      <w:r>
        <w:rPr>
          <w:rFonts w:hint="default" w:ascii="Times New Roman Regular" w:hAnsi="Times New Roman Regular" w:eastAsia="宋体" w:cs="Times New Roman Regular"/>
          <w:color w:val="auto"/>
          <w:sz w:val="20"/>
          <w:szCs w:val="20"/>
          <w:lang w:val="en-US" w:eastAsia="zh-CN"/>
        </w:rPr>
        <w:t>H8:</w:t>
      </w:r>
      <w:r>
        <w:rPr>
          <w:rFonts w:hint="eastAsia" w:ascii="Times New Roman Regular" w:hAnsi="Times New Roman Regular" w:eastAsia="宋体" w:cs="Times New Roman Regular"/>
          <w:color w:val="auto"/>
          <w:sz w:val="20"/>
          <w:szCs w:val="20"/>
          <w:lang w:val="en-US" w:eastAsia="zh-CN"/>
        </w:rPr>
        <w:t xml:space="preserve"> </w:t>
      </w:r>
      <w:r>
        <w:rPr>
          <w:rFonts w:hint="default" w:ascii="Times New Roman Regular" w:hAnsi="Times New Roman Regular" w:eastAsia="宋体" w:cs="Times New Roman Regular"/>
          <w:color w:val="auto"/>
          <w:sz w:val="20"/>
          <w:szCs w:val="20"/>
          <w:lang w:val="en-US" w:eastAsia="zh-CN"/>
        </w:rPr>
        <w:t xml:space="preserve">The moderating effect of age on the relationship between self-efficacy and planning behavior </w:t>
      </w:r>
      <w:r>
        <w:rPr>
          <w:rFonts w:hint="default" w:ascii="Times New Roman Regular" w:hAnsi="Times New Roman Regular" w:eastAsia="宋体" w:cs="Times New Roman Regular"/>
          <w:color w:val="C00000"/>
          <w:sz w:val="20"/>
          <w:szCs w:val="20"/>
          <w:lang w:val="en-US" w:eastAsia="zh-CN"/>
        </w:rPr>
        <w:t>(Stawski et al., 2007; Asebedo et al., 2019)</w:t>
      </w:r>
    </w:p>
    <w:p w14:paraId="3F7E2F84">
      <w:pPr>
        <w:spacing w:after="0" w:line="240" w:lineRule="auto"/>
        <w:jc w:val="both"/>
        <w:rPr>
          <w:rFonts w:hint="default" w:ascii="Calibri" w:hAnsi="Calibri" w:eastAsia="宋体" w:cs="Calibri"/>
          <w:color w:val="auto"/>
          <w:sz w:val="20"/>
          <w:szCs w:val="20"/>
          <w:lang w:val="en-US" w:eastAsia="zh-CN"/>
        </w:rPr>
      </w:pPr>
    </w:p>
    <w:p w14:paraId="1CF50EAE">
      <w:pPr>
        <w:spacing w:after="0" w:line="240" w:lineRule="auto"/>
        <w:jc w:val="both"/>
        <w:rPr>
          <w:rFonts w:hint="default" w:ascii="Calibri" w:hAnsi="Calibri" w:eastAsia="宋体" w:cs="Calibri"/>
          <w:color w:val="auto"/>
          <w:sz w:val="20"/>
          <w:szCs w:val="20"/>
          <w:lang w:val="en-US" w:eastAsia="zh-CN"/>
        </w:rPr>
      </w:pPr>
    </w:p>
    <w:p w14:paraId="59E1C629">
      <w:pPr>
        <w:spacing w:after="0" w:line="240" w:lineRule="auto"/>
        <w:jc w:val="both"/>
        <w:rPr>
          <w:rFonts w:hint="default" w:ascii="Times New Roman" w:hAnsi="Times New Roman" w:cs="Times New Roman"/>
          <w:b/>
          <w:bCs/>
          <w:lang w:val="en-US"/>
        </w:rPr>
      </w:pPr>
      <w:r>
        <w:rPr>
          <w:rFonts w:hint="eastAsia" w:ascii="Calibri" w:hAnsi="Calibri" w:eastAsia="宋体" w:cs="Calibri"/>
          <w:color w:val="auto"/>
          <w:sz w:val="20"/>
          <w:szCs w:val="20"/>
          <w:lang w:val="en-US" w:eastAsia="zh-CN"/>
        </w:rPr>
        <w:t>在后续的问卷设计中，我们会基于上述对CWO的定义，将问题拆分成CWO三个维度去进行验证，并且加入年龄、性别的问题对private sector employee的FPR是否有调节作用进行探讨。最终的结果，是为了识别基于调查发现的CWO的障碍，给银行提供FPR相关的服务或者产品实践指导。</w:t>
      </w:r>
    </w:p>
    <w:p w14:paraId="2B9CB479">
      <w:pPr>
        <w:numPr>
          <w:numId w:val="0"/>
        </w:numPr>
        <w:ind w:leftChars="0"/>
        <w:jc w:val="both"/>
        <w:rPr>
          <w:rFonts w:hint="default" w:ascii="Times New Roman" w:hAnsi="Times New Roman" w:cs="Times New Roman"/>
          <w:b/>
          <w:bCs/>
          <w:lang w:val="en-US"/>
        </w:rPr>
      </w:pPr>
    </w:p>
    <w:p w14:paraId="2C3D6553">
      <w:pPr>
        <w:numPr>
          <w:ilvl w:val="0"/>
          <w:numId w:val="1"/>
        </w:numPr>
        <w:ind w:left="0" w:leftChars="0" w:firstLine="0" w:firstLineChars="0"/>
        <w:jc w:val="both"/>
        <w:rPr>
          <w:rFonts w:hint="default" w:ascii="Times New Roman" w:hAnsi="Times New Roman" w:cs="Times New Roman"/>
          <w:b/>
          <w:bCs/>
          <w:lang w:val="en-US" w:eastAsia="en-GB"/>
        </w:rPr>
      </w:pPr>
      <w:r>
        <w:rPr>
          <w:rFonts w:ascii="Times New Roman Bold" w:hAnsi="Times New Roman Bold" w:cs="Times New Roman Bold"/>
          <w:b/>
          <w:bCs/>
        </w:rPr>
        <w:t>Methodology</w:t>
      </w:r>
      <w:r>
        <w:rPr>
          <w:rFonts w:hint="default" w:ascii="Times New Roman Bold" w:hAnsi="Times New Roman Bold" w:cs="Times New Roman Bold"/>
          <w:b/>
          <w:bCs/>
          <w:lang w:val="en-US"/>
        </w:rPr>
        <w:t xml:space="preserve"> - Update</w:t>
      </w:r>
    </w:p>
    <w:p w14:paraId="117069EE">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The study will adopt the explanatory sequential mixed-method approach (Creswell &amp; Plano Clark, 2011). The questionnaire will be collected to complete the quantitative analysis, and then the qualitative analysis will be carried out according to the quantitative results.</w:t>
      </w:r>
    </w:p>
    <w:p w14:paraId="4882B6CE">
      <w:pPr>
        <w:numPr>
          <w:numId w:val="0"/>
        </w:numPr>
        <w:spacing w:beforeAutospacing="1" w:afterAutospacing="1"/>
        <w:ind w:leftChars="0"/>
        <w:rPr>
          <w:rFonts w:hint="default" w:ascii="Times New Roman Regular" w:hAnsi="Times New Roman Regular" w:cs="Times New Roman Regular"/>
          <w:b w:val="0"/>
          <w:bCs w:val="0"/>
          <w:lang w:val="en-US" w:eastAsia="en-GB"/>
        </w:rPr>
      </w:pPr>
      <w:del w:id="5" w:author="Choi Wing 诗颖" w:date="2026-03-31T01:28:34Z">
        <w:r>
          <w:rPr>
            <w:rFonts w:hint="default" w:ascii="Times New Roman Regular" w:hAnsi="Times New Roman Regular" w:cs="Times New Roman Regular"/>
            <w:b w:val="0"/>
            <w:bCs w:val="0"/>
            <w:lang w:val="en-US" w:eastAsia="en-GB"/>
          </w:rPr>
          <w:delText>(a)</w:delText>
        </w:r>
      </w:del>
      <w:ins w:id="6" w:author="Choi Wing 诗颖" w:date="2026-03-31T01:28:37Z">
        <w:r>
          <w:rPr>
            <w:rFonts w:hint="eastAsia" w:ascii="Times New Roman Regular" w:hAnsi="Times New Roman Regular" w:cs="Times New Roman Regular"/>
            <w:b w:val="0"/>
            <w:bCs w:val="0"/>
            <w:lang w:val="en-US" w:eastAsia="zh-CN"/>
          </w:rPr>
          <w:t>Stage</w:t>
        </w:r>
      </w:ins>
      <w:ins w:id="7" w:author="Choi Wing 诗颖" w:date="2026-03-31T01:28:38Z">
        <w:r>
          <w:rPr>
            <w:rFonts w:hint="eastAsia" w:ascii="Times New Roman Regular" w:hAnsi="Times New Roman Regular" w:cs="Times New Roman Regular"/>
            <w:b w:val="0"/>
            <w:bCs w:val="0"/>
            <w:lang w:val="en-US" w:eastAsia="zh-CN"/>
          </w:rPr>
          <w:t xml:space="preserve"> 1</w:t>
        </w:r>
      </w:ins>
      <w:ins w:id="8" w:author="Choi Wing 诗颖" w:date="2026-03-31T01:28:39Z">
        <w:r>
          <w:rPr>
            <w:rFonts w:hint="eastAsia" w:ascii="Times New Roman Regular" w:hAnsi="Times New Roman Regular" w:cs="Times New Roman Regular"/>
            <w:b w:val="0"/>
            <w:bCs w:val="0"/>
            <w:lang w:val="en-US" w:eastAsia="zh-CN"/>
          </w:rPr>
          <w:t>:</w:t>
        </w:r>
      </w:ins>
      <w:r>
        <w:rPr>
          <w:rFonts w:hint="default" w:ascii="Times New Roman Regular" w:hAnsi="Times New Roman Regular" w:cs="Times New Roman Regular"/>
          <w:b w:val="0"/>
          <w:bCs w:val="0"/>
          <w:lang w:val="en-US" w:eastAsia="en-GB"/>
        </w:rPr>
        <w:t xml:space="preserve"> Quantitative phase</w:t>
      </w:r>
    </w:p>
    <w:p w14:paraId="618390C3">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Quantitative analysis will construct research hypotheses according to the research questions, determine the variables, and design questionnaires accordingly.</w:t>
      </w:r>
    </w:p>
    <w:p w14:paraId="7729E2F7">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The questionnaire of this study is aimed at private sector workers in Hong Kong. The preliminary planned sample size is 100, and the final size will be adjusted according to the actual situation. The study will take Financial Planning for Retirement (FPR) as the dependent variable (Ghadwan et al., 2023), the three dimensions of the CWO framework as the independent variable：</w:t>
      </w:r>
    </w:p>
    <w:p w14:paraId="44B12538">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 Capacity: Bank competence and self-literacy</w:t>
      </w:r>
      <w:r>
        <w:t xml:space="preserve"> (Asebedo &amp; Seay, 2018; Asebedo et al., 2019)</w:t>
      </w:r>
    </w:p>
    <w:p w14:paraId="66F220F9">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 Willingness: Perception and trust in bank</w:t>
      </w:r>
      <w:r>
        <w:t xml:space="preserve"> (Ricci &amp; Caratelli, 2017; Yang et al., 2024)</w:t>
      </w:r>
    </w:p>
    <w:p w14:paraId="3B724A5A">
      <w:pPr>
        <w:numPr>
          <w:numId w:val="0"/>
        </w:numPr>
        <w:spacing w:beforeAutospacing="1" w:afterAutospacing="1"/>
        <w:ind w:leftChars="0"/>
        <w:rPr>
          <w:ins w:id="9" w:author="Choi Wing 诗颖" w:date="2026-03-31T01:40:08Z"/>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 Opportunity: Digital convenience and resource access from bank</w:t>
      </w:r>
      <w:r>
        <w:t xml:space="preserve"> (Goda et al., 2023; Liu &amp; Ju, 2025)</w:t>
      </w:r>
    </w:p>
    <w:p w14:paraId="2FFED796">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Potential moderator variables such as age and gender will also be included. All variables will be measured using the 6-point Likter scale to reduce the tendency deviation of Asian respondents to choose neutral options (Chen et al., 1995; Maeda, 2015).</w:t>
      </w:r>
    </w:p>
    <w:p w14:paraId="32815B70">
      <w:pPr>
        <w:numPr>
          <w:numId w:val="0"/>
        </w:numPr>
        <w:spacing w:beforeAutospacing="1" w:afterAutospacing="1"/>
        <w:ind w:leftChars="0"/>
        <w:rPr>
          <w:ins w:id="10" w:author="Choi Wing 诗颖" w:date="2026-03-31T01:31:59Z"/>
          <w:rFonts w:hint="default" w:ascii="Times New Roman Regular" w:hAnsi="Times New Roman Regular" w:cs="Times New Roman Regular"/>
          <w:b w:val="0"/>
          <w:bCs w:val="0"/>
          <w:lang w:val="en-US" w:eastAsia="en-GB"/>
        </w:rPr>
      </w:pPr>
      <w:ins w:id="11" w:author="Choi Wing 诗颖" w:date="2026-03-31T01:33:21Z">
        <w:r>
          <w:rPr>
            <w:rFonts w:hint="default" w:ascii="Times New Roman Regular" w:hAnsi="Times New Roman Regular" w:cs="Times New Roman Regular"/>
            <w:b w:val="0"/>
            <w:bCs w:val="0"/>
            <w:lang w:val="en-US" w:eastAsia="en-GB"/>
          </w:rPr>
          <w:t>This questionnaire will be designed using the CWO framework, following the structured logic shown in the table below.</w:t>
        </w:r>
      </w:ins>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Change w:id="12" w:author="Choi Wing 诗颖" w:date="2026-03-31T01:41:20Z">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PrChange>
      </w:tblPr>
      <w:tblGrid>
        <w:gridCol w:w="1991"/>
        <w:gridCol w:w="2345"/>
        <w:gridCol w:w="1798"/>
        <w:gridCol w:w="2388"/>
        <w:tblGridChange w:id="13">
          <w:tblGrid>
            <w:gridCol w:w="1991"/>
            <w:gridCol w:w="2782"/>
            <w:gridCol w:w="2007"/>
            <w:gridCol w:w="1742"/>
          </w:tblGrid>
        </w:tblGridChange>
      </w:tblGrid>
      <w:tr w14:paraId="29F472FA">
        <w:trPr>
          <w:ins w:id="14" w:author="Choi Wing 诗颖" w:date="2026-03-31T01:36:09Z"/>
        </w:trPr>
        <w:tc>
          <w:tcPr>
            <w:tcW w:w="1991" w:type="dxa"/>
            <w:tcPrChange w:id="16" w:author="Choi Wing 诗颖" w:date="2026-03-31T01:41:20Z">
              <w:tcPr>
                <w:tcW w:w="2129" w:type="dxa"/>
              </w:tcPr>
            </w:tcPrChange>
          </w:tcPr>
          <w:p w14:paraId="109E1827">
            <w:pPr>
              <w:numPr>
                <w:numId w:val="0"/>
              </w:numPr>
              <w:spacing w:beforeAutospacing="1" w:afterAutospacing="1"/>
              <w:rPr>
                <w:ins w:id="17" w:author="Choi Wing 诗颖" w:date="2026-03-31T01:36:09Z"/>
                <w:rFonts w:hint="default" w:ascii="Times New Roman Regular" w:hAnsi="Times New Roman Regular" w:cs="Times New Roman Regular"/>
                <w:b w:val="0"/>
                <w:bCs w:val="0"/>
                <w:vertAlign w:val="baseline"/>
                <w:lang w:val="en-US" w:eastAsia="zh-CN"/>
              </w:rPr>
            </w:pPr>
            <w:ins w:id="18" w:author="Choi Wing 诗颖" w:date="2026-03-31T01:36:40Z">
              <w:r>
                <w:rPr>
                  <w:rFonts w:hint="eastAsia" w:ascii="Times New Roman Regular" w:hAnsi="Times New Roman Regular" w:cs="Times New Roman Regular"/>
                  <w:b w:val="0"/>
                  <w:bCs w:val="0"/>
                  <w:vertAlign w:val="baseline"/>
                  <w:lang w:val="en-US" w:eastAsia="zh-CN"/>
                </w:rPr>
                <w:t xml:space="preserve">Questionnaire </w:t>
              </w:r>
            </w:ins>
            <w:ins w:id="19" w:author="Choi Wing 诗颖" w:date="2026-03-31T01:36:42Z">
              <w:r>
                <w:rPr>
                  <w:rFonts w:hint="eastAsia" w:ascii="Times New Roman Regular" w:hAnsi="Times New Roman Regular" w:cs="Times New Roman Regular"/>
                  <w:b w:val="0"/>
                  <w:bCs w:val="0"/>
                  <w:vertAlign w:val="baseline"/>
                  <w:lang w:val="en-US" w:eastAsia="zh-CN"/>
                </w:rPr>
                <w:t>Module</w:t>
              </w:r>
            </w:ins>
          </w:p>
        </w:tc>
        <w:tc>
          <w:tcPr>
            <w:tcW w:w="2345" w:type="dxa"/>
            <w:tcPrChange w:id="20" w:author="Choi Wing 诗颖" w:date="2026-03-31T01:41:20Z">
              <w:tcPr>
                <w:tcW w:w="2130" w:type="dxa"/>
              </w:tcPr>
            </w:tcPrChange>
          </w:tcPr>
          <w:p w14:paraId="70DC69AA">
            <w:pPr>
              <w:numPr>
                <w:numId w:val="0"/>
              </w:numPr>
              <w:spacing w:beforeAutospacing="1" w:afterAutospacing="1"/>
              <w:rPr>
                <w:ins w:id="21" w:author="Choi Wing 诗颖" w:date="2026-03-31T01:36:09Z"/>
                <w:rFonts w:hint="default" w:ascii="Times New Roman Regular" w:hAnsi="Times New Roman Regular" w:cs="Times New Roman Regular"/>
                <w:b w:val="0"/>
                <w:bCs w:val="0"/>
                <w:vertAlign w:val="baseline"/>
                <w:lang w:val="en-US" w:eastAsia="zh-CN"/>
              </w:rPr>
            </w:pPr>
            <w:ins w:id="22" w:author="Choi Wing 诗颖" w:date="2026-03-31T01:37:22Z">
              <w:r>
                <w:rPr>
                  <w:rFonts w:hint="eastAsia" w:ascii="Times New Roman Regular" w:hAnsi="Times New Roman Regular" w:cs="Times New Roman Regular"/>
                  <w:b w:val="0"/>
                  <w:bCs w:val="0"/>
                  <w:vertAlign w:val="baseline"/>
                  <w:lang w:val="en-US" w:eastAsia="zh-CN"/>
                </w:rPr>
                <w:t xml:space="preserve">Measurement </w:t>
              </w:r>
            </w:ins>
            <w:ins w:id="23" w:author="Choi Wing 诗颖" w:date="2026-03-31T01:37:25Z">
              <w:r>
                <w:rPr>
                  <w:rFonts w:hint="eastAsia" w:ascii="Times New Roman Regular" w:hAnsi="Times New Roman Regular" w:cs="Times New Roman Regular"/>
                  <w:b w:val="0"/>
                  <w:bCs w:val="0"/>
                  <w:vertAlign w:val="baseline"/>
                  <w:lang w:val="en-US" w:eastAsia="zh-CN"/>
                </w:rPr>
                <w:t>Construct</w:t>
              </w:r>
            </w:ins>
            <w:ins w:id="24" w:author="Choi Wing 诗颖" w:date="2026-03-31T01:41:22Z">
              <w:r>
                <w:rPr>
                  <w:rFonts w:hint="eastAsia" w:ascii="Times New Roman Regular" w:hAnsi="Times New Roman Regular" w:cs="Times New Roman Regular"/>
                  <w:b w:val="0"/>
                  <w:bCs w:val="0"/>
                  <w:vertAlign w:val="baseline"/>
                  <w:lang w:val="en-US" w:eastAsia="zh-CN"/>
                </w:rPr>
                <w:t>/</w:t>
              </w:r>
            </w:ins>
            <w:ins w:id="25" w:author="Choi Wing 诗颖" w:date="2026-03-31T01:41:27Z">
              <w:r>
                <w:rPr>
                  <w:rFonts w:hint="eastAsia" w:ascii="Times New Roman Regular" w:hAnsi="Times New Roman Regular" w:cs="Times New Roman Regular"/>
                  <w:b w:val="0"/>
                  <w:bCs w:val="0"/>
                  <w:vertAlign w:val="baseline"/>
                  <w:lang w:val="en-US" w:eastAsia="zh-CN"/>
                </w:rPr>
                <w:t xml:space="preserve">Survey </w:t>
              </w:r>
            </w:ins>
            <w:ins w:id="26" w:author="Choi Wing 诗颖" w:date="2026-03-31T01:41:30Z">
              <w:r>
                <w:rPr>
                  <w:rFonts w:hint="eastAsia" w:ascii="Times New Roman Regular" w:hAnsi="Times New Roman Regular" w:cs="Times New Roman Regular"/>
                  <w:b w:val="0"/>
                  <w:bCs w:val="0"/>
                  <w:vertAlign w:val="baseline"/>
                  <w:lang w:val="en-US" w:eastAsia="zh-CN"/>
                </w:rPr>
                <w:t>Items</w:t>
              </w:r>
            </w:ins>
          </w:p>
        </w:tc>
        <w:tc>
          <w:tcPr>
            <w:tcW w:w="1798" w:type="dxa"/>
            <w:tcPrChange w:id="27" w:author="Choi Wing 诗颖" w:date="2026-03-31T01:41:20Z">
              <w:tcPr>
                <w:tcW w:w="2130" w:type="dxa"/>
              </w:tcPr>
            </w:tcPrChange>
          </w:tcPr>
          <w:p w14:paraId="531A8A85">
            <w:pPr>
              <w:numPr>
                <w:numId w:val="0"/>
              </w:numPr>
              <w:spacing w:beforeAutospacing="1" w:afterAutospacing="1"/>
              <w:rPr>
                <w:ins w:id="28" w:author="Choi Wing 诗颖" w:date="2026-03-31T01:36:09Z"/>
                <w:rFonts w:hint="default" w:ascii="Times New Roman Regular" w:hAnsi="Times New Roman Regular" w:cs="Times New Roman Regular"/>
                <w:b w:val="0"/>
                <w:bCs w:val="0"/>
                <w:vertAlign w:val="baseline"/>
                <w:lang w:val="en-US" w:eastAsia="zh-CN"/>
              </w:rPr>
            </w:pPr>
            <w:ins w:id="29" w:author="Choi Wing 诗颖" w:date="2026-03-31T01:39:04Z">
              <w:r>
                <w:rPr>
                  <w:rFonts w:hint="default" w:ascii="Times New Roman Regular" w:hAnsi="Times New Roman Regular" w:cs="Times New Roman Regular"/>
                  <w:b w:val="0"/>
                  <w:bCs w:val="0"/>
                  <w:vertAlign w:val="baseline"/>
                  <w:lang w:val="en-US" w:eastAsia="zh-CN"/>
                </w:rPr>
                <w:t>Corresponding</w:t>
              </w:r>
            </w:ins>
            <w:ins w:id="30" w:author="Choi Wing 诗颖" w:date="2026-03-31T01:39:07Z">
              <w:r>
                <w:rPr>
                  <w:rFonts w:hint="eastAsia" w:ascii="Times New Roman Regular" w:hAnsi="Times New Roman Regular" w:cs="Times New Roman Regular"/>
                  <w:b w:val="0"/>
                  <w:bCs w:val="0"/>
                  <w:vertAlign w:val="baseline"/>
                  <w:lang w:val="en-US" w:eastAsia="zh-CN"/>
                </w:rPr>
                <w:t xml:space="preserve"> </w:t>
              </w:r>
            </w:ins>
            <w:ins w:id="31" w:author="Choi Wing 诗颖" w:date="2026-03-31T01:39:10Z">
              <w:r>
                <w:rPr>
                  <w:rFonts w:hint="eastAsia" w:ascii="Times New Roman Regular" w:hAnsi="Times New Roman Regular" w:cs="Times New Roman Regular"/>
                  <w:b w:val="0"/>
                  <w:bCs w:val="0"/>
                  <w:vertAlign w:val="baseline"/>
                  <w:lang w:val="en-US" w:eastAsia="zh-CN"/>
                </w:rPr>
                <w:t>Hyp</w:t>
              </w:r>
            </w:ins>
            <w:ins w:id="32" w:author="Choi Wing 诗颖" w:date="2026-03-31T01:39:21Z">
              <w:r>
                <w:rPr>
                  <w:rFonts w:hint="default" w:ascii="Times New Roman Regular" w:hAnsi="Times New Roman Regular" w:cs="Times New Roman Regular"/>
                  <w:b w:val="0"/>
                  <w:bCs w:val="0"/>
                  <w:vertAlign w:val="baseline"/>
                  <w:lang w:val="en-US" w:eastAsia="zh-CN"/>
                </w:rPr>
                <w:t>oth</w:t>
              </w:r>
            </w:ins>
            <w:ins w:id="33" w:author="Choi Wing 诗颖" w:date="2026-03-31T01:39:22Z">
              <w:r>
                <w:rPr>
                  <w:rFonts w:hint="default" w:ascii="Times New Roman Regular" w:hAnsi="Times New Roman Regular" w:cs="Times New Roman Regular"/>
                  <w:b w:val="0"/>
                  <w:bCs w:val="0"/>
                  <w:vertAlign w:val="baseline"/>
                  <w:lang w:val="en-US" w:eastAsia="zh-CN"/>
                </w:rPr>
                <w:t>e</w:t>
              </w:r>
            </w:ins>
            <w:ins w:id="34" w:author="Choi Wing 诗颖" w:date="2026-03-31T01:39:10Z">
              <w:r>
                <w:rPr>
                  <w:rFonts w:hint="eastAsia" w:ascii="Times New Roman Regular" w:hAnsi="Times New Roman Regular" w:cs="Times New Roman Regular"/>
                  <w:b w:val="0"/>
                  <w:bCs w:val="0"/>
                  <w:vertAlign w:val="baseline"/>
                  <w:lang w:val="en-US" w:eastAsia="zh-CN"/>
                </w:rPr>
                <w:t>sis</w:t>
              </w:r>
            </w:ins>
          </w:p>
        </w:tc>
        <w:tc>
          <w:tcPr>
            <w:tcW w:w="2388" w:type="dxa"/>
            <w:tcPrChange w:id="35" w:author="Choi Wing 诗颖" w:date="2026-03-31T01:41:20Z">
              <w:tcPr>
                <w:tcW w:w="2130" w:type="dxa"/>
              </w:tcPr>
            </w:tcPrChange>
          </w:tcPr>
          <w:p w14:paraId="79E97952">
            <w:pPr>
              <w:numPr>
                <w:numId w:val="0"/>
              </w:numPr>
              <w:spacing w:beforeAutospacing="1" w:afterAutospacing="1"/>
              <w:rPr>
                <w:ins w:id="36" w:author="Choi Wing 诗颖" w:date="2026-03-31T01:36:09Z"/>
                <w:rFonts w:hint="default" w:ascii="Times New Roman Regular" w:hAnsi="Times New Roman Regular" w:cs="Times New Roman Regular"/>
                <w:b w:val="0"/>
                <w:bCs w:val="0"/>
                <w:vertAlign w:val="baseline"/>
                <w:lang w:val="en-US" w:eastAsia="zh-CN"/>
              </w:rPr>
            </w:pPr>
            <w:ins w:id="37" w:author="Choi Wing 诗颖" w:date="2026-03-31T01:41:16Z">
              <w:r>
                <w:rPr>
                  <w:rFonts w:hint="default" w:ascii="Times New Roman Regular" w:hAnsi="Times New Roman Regular" w:cs="Times New Roman Regular"/>
                  <w:b w:val="0"/>
                  <w:bCs w:val="0"/>
                  <w:vertAlign w:val="baseline"/>
                  <w:lang w:val="en-US" w:eastAsia="zh-CN"/>
                </w:rPr>
                <w:t>The role of statistical analysis</w:t>
              </w:r>
            </w:ins>
          </w:p>
        </w:tc>
      </w:tr>
      <w:tr w14:paraId="25863F3C">
        <w:trPr>
          <w:ins w:id="38" w:author="Choi Wing 诗颖" w:date="2026-03-31T01:36:09Z"/>
        </w:trPr>
        <w:tc>
          <w:tcPr>
            <w:tcW w:w="1991" w:type="dxa"/>
            <w:tcPrChange w:id="40" w:author="Choi Wing 诗颖" w:date="2026-03-31T01:41:20Z">
              <w:tcPr>
                <w:tcW w:w="2129" w:type="dxa"/>
              </w:tcPr>
            </w:tcPrChange>
          </w:tcPr>
          <w:p w14:paraId="7867CFAD">
            <w:pPr>
              <w:numPr>
                <w:numId w:val="0"/>
              </w:numPr>
              <w:spacing w:beforeAutospacing="1" w:afterAutospacing="1"/>
              <w:rPr>
                <w:ins w:id="41" w:author="Choi Wing 诗颖" w:date="2026-03-31T01:36:09Z"/>
                <w:rFonts w:hint="default" w:ascii="Times New Roman Regular" w:hAnsi="Times New Roman Regular" w:cs="Times New Roman Regular"/>
                <w:b w:val="0"/>
                <w:bCs w:val="0"/>
                <w:vertAlign w:val="baseline"/>
                <w:lang w:val="en-US" w:eastAsia="zh-CN"/>
              </w:rPr>
            </w:pPr>
            <w:ins w:id="42" w:author="Choi Wing 诗颖" w:date="2026-03-31T01:36:50Z">
              <w:r>
                <w:rPr>
                  <w:rFonts w:hint="eastAsia" w:ascii="Times New Roman Regular" w:hAnsi="Times New Roman Regular" w:cs="Times New Roman Regular"/>
                  <w:b w:val="0"/>
                  <w:bCs w:val="0"/>
                  <w:vertAlign w:val="baseline"/>
                  <w:lang w:val="en-US" w:eastAsia="zh-CN"/>
                </w:rPr>
                <w:t>Background</w:t>
              </w:r>
            </w:ins>
          </w:p>
        </w:tc>
        <w:tc>
          <w:tcPr>
            <w:tcW w:w="2345" w:type="dxa"/>
            <w:tcPrChange w:id="43" w:author="Choi Wing 诗颖" w:date="2026-03-31T01:41:20Z">
              <w:tcPr>
                <w:tcW w:w="2130" w:type="dxa"/>
              </w:tcPr>
            </w:tcPrChange>
          </w:tcPr>
          <w:p w14:paraId="0487EC97">
            <w:pPr>
              <w:numPr>
                <w:numId w:val="0"/>
              </w:numPr>
              <w:spacing w:beforeAutospacing="1" w:afterAutospacing="1"/>
              <w:rPr>
                <w:ins w:id="44" w:author="Choi Wing 诗颖" w:date="2026-03-31T01:36:09Z"/>
                <w:rFonts w:hint="default" w:ascii="Times New Roman Regular" w:hAnsi="Times New Roman Regular" w:cs="Times New Roman Regular"/>
                <w:b w:val="0"/>
                <w:bCs w:val="0"/>
                <w:vertAlign w:val="baseline"/>
                <w:lang w:val="en-US" w:eastAsia="zh-CN"/>
              </w:rPr>
            </w:pPr>
            <w:ins w:id="45" w:author="Choi Wing 诗颖" w:date="2026-03-31T01:37:28Z">
              <w:r>
                <w:rPr>
                  <w:rFonts w:hint="eastAsia" w:ascii="Times New Roman Regular" w:hAnsi="Times New Roman Regular" w:cs="Times New Roman Regular"/>
                  <w:b w:val="0"/>
                  <w:bCs w:val="0"/>
                  <w:vertAlign w:val="baseline"/>
                  <w:lang w:val="en-US" w:eastAsia="zh-CN"/>
                </w:rPr>
                <w:t>Age</w:t>
              </w:r>
            </w:ins>
            <w:ins w:id="46" w:author="Choi Wing 诗颖" w:date="2026-03-31T01:37:30Z">
              <w:r>
                <w:rPr>
                  <w:rFonts w:hint="default" w:ascii="Times New Roman Regular" w:hAnsi="Times New Roman Regular" w:cs="Times New Roman Regular"/>
                  <w:b w:val="0"/>
                  <w:bCs w:val="0"/>
                  <w:vertAlign w:val="baseline"/>
                  <w:lang w:val="en-US" w:eastAsia="zh-CN"/>
                </w:rPr>
                <w:t>/</w:t>
              </w:r>
            </w:ins>
            <w:ins w:id="47" w:author="Choi Wing 诗颖" w:date="2026-03-31T01:37:31Z">
              <w:r>
                <w:rPr>
                  <w:rFonts w:hint="default" w:ascii="Times New Roman Regular" w:hAnsi="Times New Roman Regular" w:cs="Times New Roman Regular"/>
                  <w:b w:val="0"/>
                  <w:bCs w:val="0"/>
                  <w:vertAlign w:val="baseline"/>
                  <w:lang w:val="en-US" w:eastAsia="zh-CN"/>
                </w:rPr>
                <w:t>Gen</w:t>
              </w:r>
            </w:ins>
            <w:ins w:id="48" w:author="Choi Wing 诗颖" w:date="2026-03-31T01:37:32Z">
              <w:r>
                <w:rPr>
                  <w:rFonts w:hint="default" w:ascii="Times New Roman Regular" w:hAnsi="Times New Roman Regular" w:cs="Times New Roman Regular"/>
                  <w:b w:val="0"/>
                  <w:bCs w:val="0"/>
                  <w:vertAlign w:val="baseline"/>
                  <w:lang w:val="en-US" w:eastAsia="zh-CN"/>
                </w:rPr>
                <w:t>der/</w:t>
              </w:r>
            </w:ins>
            <w:ins w:id="49" w:author="Choi Wing 诗颖" w:date="2026-03-31T01:37:37Z">
              <w:r>
                <w:rPr>
                  <w:rFonts w:hint="default" w:ascii="Times New Roman Regular" w:hAnsi="Times New Roman Regular" w:cs="Times New Roman Regular"/>
                  <w:b w:val="0"/>
                  <w:bCs w:val="0"/>
                  <w:vertAlign w:val="baseline"/>
                  <w:lang w:val="en-US" w:eastAsia="zh-CN"/>
                </w:rPr>
                <w:t>Indu</w:t>
              </w:r>
            </w:ins>
            <w:ins w:id="50" w:author="Choi Wing 诗颖" w:date="2026-03-31T01:37:39Z">
              <w:r>
                <w:rPr>
                  <w:rFonts w:hint="default" w:ascii="Times New Roman Regular" w:hAnsi="Times New Roman Regular" w:cs="Times New Roman Regular"/>
                  <w:b w:val="0"/>
                  <w:bCs w:val="0"/>
                  <w:vertAlign w:val="baseline"/>
                  <w:lang w:val="en-US" w:eastAsia="zh-CN"/>
                </w:rPr>
                <w:t>srt</w:t>
              </w:r>
            </w:ins>
            <w:ins w:id="51" w:author="Choi Wing 诗颖" w:date="2026-03-31T01:37:40Z">
              <w:r>
                <w:rPr>
                  <w:rFonts w:hint="default" w:ascii="Times New Roman Regular" w:hAnsi="Times New Roman Regular" w:cs="Times New Roman Regular"/>
                  <w:b w:val="0"/>
                  <w:bCs w:val="0"/>
                  <w:vertAlign w:val="baseline"/>
                  <w:lang w:val="en-US" w:eastAsia="zh-CN"/>
                </w:rPr>
                <w:t>y</w:t>
              </w:r>
            </w:ins>
            <w:ins w:id="52" w:author="Choi Wing 诗颖" w:date="2026-03-31T01:37:42Z">
              <w:r>
                <w:rPr>
                  <w:rFonts w:hint="default" w:ascii="Times New Roman Regular" w:hAnsi="Times New Roman Regular" w:cs="Times New Roman Regular"/>
                  <w:b w:val="0"/>
                  <w:bCs w:val="0"/>
                  <w:vertAlign w:val="baseline"/>
                  <w:lang w:val="en-US" w:eastAsia="zh-CN"/>
                </w:rPr>
                <w:t>(</w:t>
              </w:r>
            </w:ins>
            <w:ins w:id="53" w:author="Choi Wing 诗颖" w:date="2026-03-31T01:37:43Z">
              <w:r>
                <w:rPr>
                  <w:rFonts w:hint="default" w:ascii="Times New Roman Regular" w:hAnsi="Times New Roman Regular" w:cs="Times New Roman Regular"/>
                  <w:b w:val="0"/>
                  <w:bCs w:val="0"/>
                  <w:vertAlign w:val="baseline"/>
                  <w:lang w:val="en-US" w:eastAsia="zh-CN"/>
                </w:rPr>
                <w:t>Pr</w:t>
              </w:r>
            </w:ins>
            <w:ins w:id="54" w:author="Choi Wing 诗颖" w:date="2026-03-31T01:37:44Z">
              <w:r>
                <w:rPr>
                  <w:rFonts w:hint="default" w:ascii="Times New Roman Regular" w:hAnsi="Times New Roman Regular" w:cs="Times New Roman Regular"/>
                  <w:b w:val="0"/>
                  <w:bCs w:val="0"/>
                  <w:vertAlign w:val="baseline"/>
                  <w:lang w:val="en-US" w:eastAsia="zh-CN"/>
                </w:rPr>
                <w:t>ivat</w:t>
              </w:r>
            </w:ins>
            <w:ins w:id="55" w:author="Choi Wing 诗颖" w:date="2026-03-31T01:37:45Z">
              <w:r>
                <w:rPr>
                  <w:rFonts w:hint="default" w:ascii="Times New Roman Regular" w:hAnsi="Times New Roman Regular" w:cs="Times New Roman Regular"/>
                  <w:b w:val="0"/>
                  <w:bCs w:val="0"/>
                  <w:vertAlign w:val="baseline"/>
                  <w:lang w:val="en-US" w:eastAsia="zh-CN"/>
                </w:rPr>
                <w:t>e s</w:t>
              </w:r>
            </w:ins>
            <w:ins w:id="56" w:author="Choi Wing 诗颖" w:date="2026-03-31T01:37:48Z">
              <w:r>
                <w:rPr>
                  <w:rFonts w:hint="default" w:ascii="Times New Roman Regular" w:hAnsi="Times New Roman Regular" w:cs="Times New Roman Regular"/>
                  <w:b w:val="0"/>
                  <w:bCs w:val="0"/>
                  <w:vertAlign w:val="baseline"/>
                  <w:lang w:val="en-US" w:eastAsia="zh-CN"/>
                </w:rPr>
                <w:t>ecto</w:t>
              </w:r>
            </w:ins>
            <w:ins w:id="57" w:author="Choi Wing 诗颖" w:date="2026-03-31T01:37:49Z">
              <w:r>
                <w:rPr>
                  <w:rFonts w:hint="default" w:ascii="Times New Roman Regular" w:hAnsi="Times New Roman Regular" w:cs="Times New Roman Regular"/>
                  <w:b w:val="0"/>
                  <w:bCs w:val="0"/>
                  <w:vertAlign w:val="baseline"/>
                  <w:lang w:val="en-US" w:eastAsia="zh-CN"/>
                </w:rPr>
                <w:t>r)</w:t>
              </w:r>
            </w:ins>
          </w:p>
        </w:tc>
        <w:tc>
          <w:tcPr>
            <w:tcW w:w="1798" w:type="dxa"/>
            <w:tcPrChange w:id="58" w:author="Choi Wing 诗颖" w:date="2026-03-31T01:41:20Z">
              <w:tcPr>
                <w:tcW w:w="2130" w:type="dxa"/>
              </w:tcPr>
            </w:tcPrChange>
          </w:tcPr>
          <w:p w14:paraId="2B504908">
            <w:pPr>
              <w:numPr>
                <w:numId w:val="0"/>
              </w:numPr>
              <w:spacing w:beforeAutospacing="1" w:afterAutospacing="1"/>
              <w:rPr>
                <w:ins w:id="59" w:author="Choi Wing 诗颖" w:date="2026-03-31T01:36:09Z"/>
                <w:rFonts w:hint="default" w:ascii="Times New Roman Regular" w:hAnsi="Times New Roman Regular" w:cs="Times New Roman Regular"/>
                <w:b w:val="0"/>
                <w:bCs w:val="0"/>
                <w:vertAlign w:val="baseline"/>
                <w:lang w:val="en-US" w:eastAsia="zh-CN"/>
              </w:rPr>
            </w:pPr>
            <w:ins w:id="60" w:author="Choi Wing 诗颖" w:date="2026-03-31T01:39:39Z">
              <w:r>
                <w:rPr>
                  <w:rFonts w:hint="default" w:ascii="Times New Roman Regular" w:hAnsi="Times New Roman Regular" w:cs="Times New Roman Regular"/>
                  <w:b w:val="0"/>
                  <w:bCs w:val="0"/>
                  <w:vertAlign w:val="baseline"/>
                  <w:lang w:val="en-US" w:eastAsia="zh-CN"/>
                </w:rPr>
                <w:t>H</w:t>
              </w:r>
            </w:ins>
            <w:ins w:id="61" w:author="Choi Wing 诗颖" w:date="2026-03-31T01:39:40Z">
              <w:r>
                <w:rPr>
                  <w:rFonts w:hint="default" w:ascii="Times New Roman Regular" w:hAnsi="Times New Roman Regular" w:cs="Times New Roman Regular"/>
                  <w:b w:val="0"/>
                  <w:bCs w:val="0"/>
                  <w:vertAlign w:val="baseline"/>
                  <w:lang w:val="en-US" w:eastAsia="zh-CN"/>
                </w:rPr>
                <w:t>7</w:t>
              </w:r>
            </w:ins>
            <w:ins w:id="62" w:author="Choi Wing 诗颖" w:date="2026-03-31T01:39:44Z">
              <w:r>
                <w:rPr>
                  <w:rFonts w:hint="default" w:ascii="Times New Roman Regular" w:hAnsi="Times New Roman Regular" w:cs="Times New Roman Regular"/>
                  <w:b w:val="0"/>
                  <w:bCs w:val="0"/>
                  <w:vertAlign w:val="baseline"/>
                  <w:lang w:val="en-US" w:eastAsia="zh-CN"/>
                </w:rPr>
                <w:t>/H</w:t>
              </w:r>
            </w:ins>
            <w:ins w:id="63" w:author="Choi Wing 诗颖" w:date="2026-03-31T01:39:45Z">
              <w:r>
                <w:rPr>
                  <w:rFonts w:hint="default" w:ascii="Times New Roman Regular" w:hAnsi="Times New Roman Regular" w:cs="Times New Roman Regular"/>
                  <w:b w:val="0"/>
                  <w:bCs w:val="0"/>
                  <w:vertAlign w:val="baseline"/>
                  <w:lang w:val="en-US" w:eastAsia="zh-CN"/>
                </w:rPr>
                <w:t>8</w:t>
              </w:r>
            </w:ins>
          </w:p>
        </w:tc>
        <w:tc>
          <w:tcPr>
            <w:tcW w:w="2388" w:type="dxa"/>
            <w:tcPrChange w:id="64" w:author="Choi Wing 诗颖" w:date="2026-03-31T01:41:20Z">
              <w:tcPr>
                <w:tcW w:w="2130" w:type="dxa"/>
              </w:tcPr>
            </w:tcPrChange>
          </w:tcPr>
          <w:p w14:paraId="25DE8A61">
            <w:pPr>
              <w:numPr>
                <w:numId w:val="0"/>
              </w:numPr>
              <w:spacing w:beforeAutospacing="1" w:afterAutospacing="1"/>
              <w:rPr>
                <w:ins w:id="65" w:author="Choi Wing 诗颖" w:date="2026-03-31T01:36:09Z"/>
                <w:rFonts w:hint="eastAsia" w:ascii="Times New Roman Regular" w:hAnsi="Times New Roman Regular" w:cs="Times New Roman Regular"/>
                <w:b w:val="0"/>
                <w:bCs w:val="0"/>
                <w:vertAlign w:val="baseline"/>
                <w:lang w:val="en-US" w:eastAsia="zh-CN"/>
              </w:rPr>
            </w:pPr>
            <w:ins w:id="66" w:author="Choi Wing 诗颖" w:date="2026-03-31T01:41:53Z">
              <w:r>
                <w:rPr>
                  <w:rFonts w:hint="eastAsia" w:ascii="Times New Roman Regular" w:hAnsi="Times New Roman Regular" w:cs="Times New Roman Regular"/>
                  <w:b w:val="0"/>
                  <w:bCs w:val="0"/>
                  <w:vertAlign w:val="baseline"/>
                  <w:lang w:val="en-US" w:eastAsia="zh-CN"/>
                </w:rPr>
                <w:t>Analyzed as a moderating variable</w:t>
              </w:r>
            </w:ins>
          </w:p>
        </w:tc>
      </w:tr>
      <w:tr w14:paraId="097B6409">
        <w:trPr>
          <w:ins w:id="67" w:author="Choi Wing 诗颖" w:date="2026-03-31T01:36:09Z"/>
        </w:trPr>
        <w:tc>
          <w:tcPr>
            <w:tcW w:w="1991" w:type="dxa"/>
            <w:tcPrChange w:id="69" w:author="Choi Wing 诗颖" w:date="2026-03-31T01:41:20Z">
              <w:tcPr>
                <w:tcW w:w="2129" w:type="dxa"/>
              </w:tcPr>
            </w:tcPrChange>
          </w:tcPr>
          <w:p w14:paraId="17785BCD">
            <w:pPr>
              <w:numPr>
                <w:numId w:val="0"/>
              </w:numPr>
              <w:spacing w:beforeAutospacing="1" w:afterAutospacing="1"/>
              <w:rPr>
                <w:ins w:id="70" w:author="Choi Wing 诗颖" w:date="2026-03-31T01:36:09Z"/>
                <w:rFonts w:hint="default" w:ascii="Times New Roman Regular" w:hAnsi="Times New Roman Regular" w:cs="Times New Roman Regular"/>
                <w:b w:val="0"/>
                <w:bCs w:val="0"/>
                <w:vertAlign w:val="baseline"/>
                <w:lang w:val="en-US" w:eastAsia="zh-CN"/>
              </w:rPr>
            </w:pPr>
            <w:ins w:id="71" w:author="Choi Wing 诗颖" w:date="2026-03-31T01:36:55Z">
              <w:r>
                <w:rPr>
                  <w:rFonts w:hint="eastAsia" w:ascii="Times New Roman Regular" w:hAnsi="Times New Roman Regular" w:cs="Times New Roman Regular"/>
                  <w:b w:val="0"/>
                  <w:bCs w:val="0"/>
                  <w:vertAlign w:val="baseline"/>
                  <w:lang w:val="en-US" w:eastAsia="zh-CN"/>
                </w:rPr>
                <w:t>Capacity</w:t>
              </w:r>
            </w:ins>
          </w:p>
        </w:tc>
        <w:tc>
          <w:tcPr>
            <w:tcW w:w="2345" w:type="dxa"/>
            <w:tcPrChange w:id="72" w:author="Choi Wing 诗颖" w:date="2026-03-31T01:41:20Z">
              <w:tcPr>
                <w:tcW w:w="2130" w:type="dxa"/>
              </w:tcPr>
            </w:tcPrChange>
          </w:tcPr>
          <w:p w14:paraId="1922EDD7">
            <w:pPr>
              <w:numPr>
                <w:numId w:val="0"/>
              </w:numPr>
              <w:spacing w:beforeAutospacing="1" w:afterAutospacing="1"/>
              <w:rPr>
                <w:ins w:id="73" w:author="Choi Wing 诗颖" w:date="2026-03-31T01:36:09Z"/>
                <w:rFonts w:hint="default" w:ascii="Times New Roman Regular" w:hAnsi="Times New Roman Regular" w:cs="Times New Roman Regular"/>
                <w:b w:val="0"/>
                <w:bCs w:val="0"/>
                <w:vertAlign w:val="baseline"/>
                <w:lang w:val="en-US" w:eastAsia="zh-CN"/>
              </w:rPr>
            </w:pPr>
            <w:ins w:id="74" w:author="Choi Wing 诗颖" w:date="2026-03-31T01:38:09Z">
              <w:r>
                <w:rPr>
                  <w:rFonts w:hint="default" w:ascii="Times New Roman Regular" w:hAnsi="Times New Roman Regular" w:eastAsia="Times New Roman" w:cs="Times New Roman Regular"/>
                  <w:color w:val="auto"/>
                  <w:sz w:val="20"/>
                  <w:szCs w:val="20"/>
                  <w:vertAlign w:val="baseline"/>
                  <w:lang w:val="en-US"/>
                </w:rPr>
                <w:t>Bank Competence &amp; Self-literacy</w:t>
              </w:r>
            </w:ins>
          </w:p>
        </w:tc>
        <w:tc>
          <w:tcPr>
            <w:tcW w:w="1798" w:type="dxa"/>
            <w:tcPrChange w:id="75" w:author="Choi Wing 诗颖" w:date="2026-03-31T01:41:20Z">
              <w:tcPr>
                <w:tcW w:w="2130" w:type="dxa"/>
              </w:tcPr>
            </w:tcPrChange>
          </w:tcPr>
          <w:p w14:paraId="326F533A">
            <w:pPr>
              <w:numPr>
                <w:numId w:val="0"/>
              </w:numPr>
              <w:spacing w:beforeAutospacing="1" w:afterAutospacing="1"/>
              <w:rPr>
                <w:ins w:id="76" w:author="Choi Wing 诗颖" w:date="2026-03-31T01:36:09Z"/>
                <w:rFonts w:hint="default" w:ascii="Times New Roman Regular" w:hAnsi="Times New Roman Regular" w:cs="Times New Roman Regular"/>
                <w:b w:val="0"/>
                <w:bCs w:val="0"/>
                <w:vertAlign w:val="baseline"/>
                <w:lang w:val="en-US" w:eastAsia="zh-CN"/>
              </w:rPr>
            </w:pPr>
            <w:ins w:id="77" w:author="Choi Wing 诗颖" w:date="2026-03-31T01:39:47Z">
              <w:r>
                <w:rPr>
                  <w:rFonts w:hint="default" w:ascii="Times New Roman Regular" w:hAnsi="Times New Roman Regular" w:cs="Times New Roman Regular"/>
                  <w:b w:val="0"/>
                  <w:bCs w:val="0"/>
                  <w:vertAlign w:val="baseline"/>
                  <w:lang w:val="en-US" w:eastAsia="zh-CN"/>
                </w:rPr>
                <w:t>H1</w:t>
              </w:r>
            </w:ins>
            <w:ins w:id="78" w:author="Choi Wing 诗颖" w:date="2026-03-31T01:39:48Z">
              <w:r>
                <w:rPr>
                  <w:rFonts w:hint="default" w:ascii="Times New Roman Regular" w:hAnsi="Times New Roman Regular" w:cs="Times New Roman Regular"/>
                  <w:b w:val="0"/>
                  <w:bCs w:val="0"/>
                  <w:vertAlign w:val="baseline"/>
                  <w:lang w:val="en-US" w:eastAsia="zh-CN"/>
                </w:rPr>
                <w:t>/H2</w:t>
              </w:r>
            </w:ins>
          </w:p>
        </w:tc>
        <w:tc>
          <w:tcPr>
            <w:tcW w:w="2388" w:type="dxa"/>
            <w:tcPrChange w:id="79" w:author="Choi Wing 诗颖" w:date="2026-03-31T01:41:20Z">
              <w:tcPr>
                <w:tcW w:w="2130" w:type="dxa"/>
              </w:tcPr>
            </w:tcPrChange>
          </w:tcPr>
          <w:p w14:paraId="50973ECE">
            <w:pPr>
              <w:numPr>
                <w:numId w:val="0"/>
              </w:numPr>
              <w:spacing w:beforeAutospacing="1" w:afterAutospacing="1"/>
              <w:rPr>
                <w:ins w:id="80" w:author="Choi Wing 诗颖" w:date="2026-03-31T01:36:09Z"/>
                <w:rFonts w:hint="eastAsia" w:ascii="Times New Roman Regular" w:hAnsi="Times New Roman Regular" w:cs="Times New Roman Regular"/>
                <w:b w:val="0"/>
                <w:bCs w:val="0"/>
                <w:vertAlign w:val="baseline"/>
                <w:lang w:val="en-US" w:eastAsia="zh-CN"/>
              </w:rPr>
            </w:pPr>
            <w:ins w:id="81" w:author="Choi Wing 诗颖" w:date="2026-03-31T01:43:27Z">
              <w:r>
                <w:rPr>
                  <w:rFonts w:hint="eastAsia" w:ascii="Times New Roman Regular" w:hAnsi="Times New Roman Regular" w:cs="Times New Roman Regular"/>
                  <w:b w:val="0"/>
                  <w:bCs w:val="0"/>
                  <w:vertAlign w:val="baseline"/>
                  <w:lang w:val="en-US" w:eastAsia="zh-CN"/>
                </w:rPr>
                <w:t>Verify the positive impact of self-financial efficacy and bank professionalism on FRP.</w:t>
              </w:r>
            </w:ins>
          </w:p>
        </w:tc>
      </w:tr>
      <w:tr w14:paraId="054D0533">
        <w:trPr>
          <w:ins w:id="82" w:author="Choi Wing 诗颖" w:date="2026-03-31T01:36:09Z"/>
        </w:trPr>
        <w:tc>
          <w:tcPr>
            <w:tcW w:w="1991" w:type="dxa"/>
            <w:tcPrChange w:id="84" w:author="Choi Wing 诗颖" w:date="2026-03-31T01:41:20Z">
              <w:tcPr>
                <w:tcW w:w="2129" w:type="dxa"/>
              </w:tcPr>
            </w:tcPrChange>
          </w:tcPr>
          <w:p w14:paraId="2E121C80">
            <w:pPr>
              <w:numPr>
                <w:numId w:val="0"/>
              </w:numPr>
              <w:spacing w:beforeAutospacing="1" w:afterAutospacing="1"/>
              <w:rPr>
                <w:ins w:id="85" w:author="Choi Wing 诗颖" w:date="2026-03-31T01:36:09Z"/>
                <w:rFonts w:hint="default" w:ascii="Times New Roman Regular" w:hAnsi="Times New Roman Regular" w:cs="Times New Roman Regular"/>
                <w:b w:val="0"/>
                <w:bCs w:val="0"/>
                <w:vertAlign w:val="baseline"/>
                <w:lang w:val="en-US" w:eastAsia="zh-CN"/>
              </w:rPr>
            </w:pPr>
            <w:ins w:id="86" w:author="Choi Wing 诗颖" w:date="2026-03-31T01:37:06Z">
              <w:r>
                <w:rPr>
                  <w:rFonts w:hint="eastAsia" w:ascii="Times New Roman Regular" w:hAnsi="Times New Roman Regular" w:cs="Times New Roman Regular"/>
                  <w:b w:val="0"/>
                  <w:bCs w:val="0"/>
                  <w:vertAlign w:val="baseline"/>
                  <w:lang w:val="en-US" w:eastAsia="zh-CN"/>
                </w:rPr>
                <w:t>Willingness</w:t>
              </w:r>
            </w:ins>
          </w:p>
        </w:tc>
        <w:tc>
          <w:tcPr>
            <w:tcW w:w="2345" w:type="dxa"/>
            <w:tcPrChange w:id="87" w:author="Choi Wing 诗颖" w:date="2026-03-31T01:41:20Z">
              <w:tcPr>
                <w:tcW w:w="2130" w:type="dxa"/>
              </w:tcPr>
            </w:tcPrChange>
          </w:tcPr>
          <w:p w14:paraId="7D3B280E">
            <w:pPr>
              <w:numPr>
                <w:numId w:val="0"/>
              </w:numPr>
              <w:spacing w:beforeAutospacing="1" w:afterAutospacing="1"/>
              <w:rPr>
                <w:ins w:id="88" w:author="Choi Wing 诗颖" w:date="2026-03-31T01:36:09Z"/>
                <w:rFonts w:hint="default" w:ascii="Times New Roman Regular" w:hAnsi="Times New Roman Regular" w:cs="Times New Roman Regular"/>
                <w:b w:val="0"/>
                <w:bCs w:val="0"/>
                <w:vertAlign w:val="baseline"/>
                <w:lang w:val="en-US" w:eastAsia="zh-CN"/>
              </w:rPr>
            </w:pPr>
            <w:ins w:id="89" w:author="Choi Wing 诗颖" w:date="2026-03-31T01:38:21Z">
              <w:r>
                <w:rPr>
                  <w:rFonts w:hint="default" w:ascii="Times New Roman Regular" w:hAnsi="Times New Roman Regular" w:eastAsia="Times New Roman" w:cs="Times New Roman Regular"/>
                  <w:color w:val="auto"/>
                  <w:sz w:val="20"/>
                  <w:szCs w:val="20"/>
                  <w:vertAlign w:val="baseline"/>
                </w:rPr>
                <w:t>Perception and trust in ban</w:t>
              </w:r>
            </w:ins>
            <w:ins w:id="90" w:author="Choi Wing 诗颖" w:date="2026-03-31T01:38:23Z">
              <w:r>
                <w:rPr>
                  <w:rFonts w:hint="default" w:ascii="Times New Roman Regular" w:hAnsi="Times New Roman Regular" w:eastAsia="Times New Roman" w:cs="Times New Roman Regular"/>
                  <w:color w:val="auto"/>
                  <w:sz w:val="20"/>
                  <w:szCs w:val="20"/>
                  <w:vertAlign w:val="baseline"/>
                  <w:lang w:val="en-US"/>
                </w:rPr>
                <w:t>k</w:t>
              </w:r>
            </w:ins>
          </w:p>
        </w:tc>
        <w:tc>
          <w:tcPr>
            <w:tcW w:w="1798" w:type="dxa"/>
            <w:tcPrChange w:id="91" w:author="Choi Wing 诗颖" w:date="2026-03-31T01:41:20Z">
              <w:tcPr>
                <w:tcW w:w="2130" w:type="dxa"/>
              </w:tcPr>
            </w:tcPrChange>
          </w:tcPr>
          <w:p w14:paraId="295096E0">
            <w:pPr>
              <w:numPr>
                <w:numId w:val="0"/>
              </w:numPr>
              <w:spacing w:beforeAutospacing="1" w:afterAutospacing="1"/>
              <w:rPr>
                <w:ins w:id="92" w:author="Choi Wing 诗颖" w:date="2026-03-31T01:36:09Z"/>
                <w:rFonts w:hint="default" w:ascii="Times New Roman Regular" w:hAnsi="Times New Roman Regular" w:cs="Times New Roman Regular"/>
                <w:b w:val="0"/>
                <w:bCs w:val="0"/>
                <w:vertAlign w:val="baseline"/>
                <w:lang w:val="en-US" w:eastAsia="zh-CN"/>
              </w:rPr>
            </w:pPr>
            <w:ins w:id="93" w:author="Choi Wing 诗颖" w:date="2026-03-31T01:39:50Z">
              <w:r>
                <w:rPr>
                  <w:rFonts w:hint="default" w:ascii="Times New Roman Regular" w:hAnsi="Times New Roman Regular" w:cs="Times New Roman Regular"/>
                  <w:b w:val="0"/>
                  <w:bCs w:val="0"/>
                  <w:vertAlign w:val="baseline"/>
                  <w:lang w:val="en-US" w:eastAsia="zh-CN"/>
                </w:rPr>
                <w:t>H</w:t>
              </w:r>
            </w:ins>
            <w:ins w:id="94" w:author="Choi Wing 诗颖" w:date="2026-03-31T01:39:51Z">
              <w:r>
                <w:rPr>
                  <w:rFonts w:hint="default" w:ascii="Times New Roman Regular" w:hAnsi="Times New Roman Regular" w:cs="Times New Roman Regular"/>
                  <w:b w:val="0"/>
                  <w:bCs w:val="0"/>
                  <w:vertAlign w:val="baseline"/>
                  <w:lang w:val="en-US" w:eastAsia="zh-CN"/>
                </w:rPr>
                <w:t>3/H</w:t>
              </w:r>
            </w:ins>
            <w:ins w:id="95" w:author="Choi Wing 诗颖" w:date="2026-03-31T01:39:52Z">
              <w:r>
                <w:rPr>
                  <w:rFonts w:hint="default" w:ascii="Times New Roman Regular" w:hAnsi="Times New Roman Regular" w:cs="Times New Roman Regular"/>
                  <w:b w:val="0"/>
                  <w:bCs w:val="0"/>
                  <w:vertAlign w:val="baseline"/>
                  <w:lang w:val="en-US" w:eastAsia="zh-CN"/>
                </w:rPr>
                <w:t>4</w:t>
              </w:r>
            </w:ins>
          </w:p>
        </w:tc>
        <w:tc>
          <w:tcPr>
            <w:tcW w:w="2388" w:type="dxa"/>
            <w:tcPrChange w:id="96" w:author="Choi Wing 诗颖" w:date="2026-03-31T01:41:20Z">
              <w:tcPr>
                <w:tcW w:w="2130" w:type="dxa"/>
              </w:tcPr>
            </w:tcPrChange>
          </w:tcPr>
          <w:p w14:paraId="6C6335F8">
            <w:pPr>
              <w:numPr>
                <w:numId w:val="0"/>
              </w:numPr>
              <w:spacing w:beforeAutospacing="1" w:afterAutospacing="1"/>
              <w:rPr>
                <w:ins w:id="97" w:author="Choi Wing 诗颖" w:date="2026-03-31T01:36:09Z"/>
                <w:rFonts w:hint="eastAsia" w:ascii="Times New Roman Regular" w:hAnsi="Times New Roman Regular" w:cs="Times New Roman Regular"/>
                <w:b w:val="0"/>
                <w:bCs w:val="0"/>
                <w:vertAlign w:val="baseline"/>
                <w:lang w:val="en-US" w:eastAsia="zh-CN"/>
              </w:rPr>
            </w:pPr>
            <w:ins w:id="98" w:author="Choi Wing 诗颖" w:date="2026-03-31T01:44:20Z">
              <w:r>
                <w:rPr>
                  <w:rFonts w:hint="eastAsia" w:ascii="Times New Roman Regular" w:hAnsi="Times New Roman Regular" w:cs="Times New Roman Regular"/>
                  <w:b w:val="0"/>
                  <w:bCs w:val="0"/>
                  <w:vertAlign w:val="baseline"/>
                  <w:lang w:val="en-US" w:eastAsia="zh-CN"/>
                </w:rPr>
                <w:t xml:space="preserve">Verifying whether trust in and perception of the bank are factors contributing to FRP </w:t>
              </w:r>
            </w:ins>
          </w:p>
        </w:tc>
      </w:tr>
      <w:tr w14:paraId="5EF63FA9">
        <w:trPr>
          <w:ins w:id="99" w:author="Choi Wing 诗颖" w:date="2026-03-31T01:36:09Z"/>
        </w:trPr>
        <w:tc>
          <w:tcPr>
            <w:tcW w:w="1991" w:type="dxa"/>
            <w:tcPrChange w:id="101" w:author="Choi Wing 诗颖" w:date="2026-03-31T01:41:20Z">
              <w:tcPr>
                <w:tcW w:w="2129" w:type="dxa"/>
              </w:tcPr>
            </w:tcPrChange>
          </w:tcPr>
          <w:p w14:paraId="5F0CC9BE">
            <w:pPr>
              <w:numPr>
                <w:numId w:val="0"/>
              </w:numPr>
              <w:spacing w:beforeAutospacing="1" w:afterAutospacing="1"/>
              <w:rPr>
                <w:ins w:id="102" w:author="Choi Wing 诗颖" w:date="2026-03-31T01:36:09Z"/>
                <w:rFonts w:hint="default" w:ascii="Times New Roman Regular" w:hAnsi="Times New Roman Regular" w:cs="Times New Roman Regular"/>
                <w:b w:val="0"/>
                <w:bCs w:val="0"/>
                <w:vertAlign w:val="baseline"/>
                <w:lang w:val="en-US" w:eastAsia="zh-CN"/>
              </w:rPr>
            </w:pPr>
            <w:ins w:id="103" w:author="Choi Wing 诗颖" w:date="2026-03-31T01:37:12Z">
              <w:r>
                <w:rPr>
                  <w:rFonts w:hint="eastAsia" w:ascii="Times New Roman Regular" w:hAnsi="Times New Roman Regular" w:cs="Times New Roman Regular"/>
                  <w:b w:val="0"/>
                  <w:bCs w:val="0"/>
                  <w:vertAlign w:val="baseline"/>
                  <w:lang w:val="en-US" w:eastAsia="zh-CN"/>
                </w:rPr>
                <w:t>Opportunity</w:t>
              </w:r>
            </w:ins>
          </w:p>
        </w:tc>
        <w:tc>
          <w:tcPr>
            <w:tcW w:w="2345" w:type="dxa"/>
            <w:tcPrChange w:id="104" w:author="Choi Wing 诗颖" w:date="2026-03-31T01:41:20Z">
              <w:tcPr>
                <w:tcW w:w="2130" w:type="dxa"/>
              </w:tcPr>
            </w:tcPrChange>
          </w:tcPr>
          <w:p w14:paraId="6DCA7897">
            <w:pPr>
              <w:numPr>
                <w:numId w:val="0"/>
              </w:numPr>
              <w:spacing w:beforeAutospacing="1" w:afterAutospacing="1"/>
              <w:rPr>
                <w:ins w:id="105" w:author="Choi Wing 诗颖" w:date="2026-03-31T01:36:09Z"/>
                <w:rFonts w:hint="eastAsia" w:ascii="Times New Roman Regular" w:hAnsi="Times New Roman Regular" w:cs="Times New Roman Regular"/>
                <w:b w:val="0"/>
                <w:bCs w:val="0"/>
                <w:vertAlign w:val="baseline"/>
                <w:lang w:val="en-US" w:eastAsia="zh-CN"/>
              </w:rPr>
            </w:pPr>
            <w:ins w:id="106" w:author="Choi Wing 诗颖" w:date="2026-03-31T01:38:29Z">
              <w:r>
                <w:rPr>
                  <w:rFonts w:hint="default" w:ascii="Times New Roman Regular" w:hAnsi="Times New Roman Regular" w:cs="Times New Roman Regular"/>
                  <w:b w:val="0"/>
                  <w:bCs w:val="0"/>
                  <w:lang w:val="en-US" w:eastAsia="en-GB"/>
                </w:rPr>
                <w:t>Digital convenience and resource access from bank</w:t>
              </w:r>
            </w:ins>
          </w:p>
        </w:tc>
        <w:tc>
          <w:tcPr>
            <w:tcW w:w="1798" w:type="dxa"/>
            <w:tcPrChange w:id="107" w:author="Choi Wing 诗颖" w:date="2026-03-31T01:41:20Z">
              <w:tcPr>
                <w:tcW w:w="2130" w:type="dxa"/>
              </w:tcPr>
            </w:tcPrChange>
          </w:tcPr>
          <w:p w14:paraId="1B424E0C">
            <w:pPr>
              <w:numPr>
                <w:numId w:val="0"/>
              </w:numPr>
              <w:spacing w:beforeAutospacing="1" w:afterAutospacing="1"/>
              <w:rPr>
                <w:ins w:id="108" w:author="Choi Wing 诗颖" w:date="2026-03-31T01:36:09Z"/>
                <w:rFonts w:hint="default" w:ascii="Times New Roman Regular" w:hAnsi="Times New Roman Regular" w:cs="Times New Roman Regular"/>
                <w:b w:val="0"/>
                <w:bCs w:val="0"/>
                <w:vertAlign w:val="baseline"/>
                <w:lang w:val="en-US" w:eastAsia="zh-CN"/>
              </w:rPr>
            </w:pPr>
            <w:ins w:id="109" w:author="Choi Wing 诗颖" w:date="2026-03-31T01:39:53Z">
              <w:r>
                <w:rPr>
                  <w:rFonts w:hint="default" w:ascii="Times New Roman Regular" w:hAnsi="Times New Roman Regular" w:cs="Times New Roman Regular"/>
                  <w:b w:val="0"/>
                  <w:bCs w:val="0"/>
                  <w:vertAlign w:val="baseline"/>
                  <w:lang w:val="en-US" w:eastAsia="zh-CN"/>
                </w:rPr>
                <w:t>H</w:t>
              </w:r>
            </w:ins>
            <w:ins w:id="110" w:author="Choi Wing 诗颖" w:date="2026-03-31T01:39:54Z">
              <w:r>
                <w:rPr>
                  <w:rFonts w:hint="default" w:ascii="Times New Roman Regular" w:hAnsi="Times New Roman Regular" w:cs="Times New Roman Regular"/>
                  <w:b w:val="0"/>
                  <w:bCs w:val="0"/>
                  <w:vertAlign w:val="baseline"/>
                  <w:lang w:val="en-US" w:eastAsia="zh-CN"/>
                </w:rPr>
                <w:t>5/H</w:t>
              </w:r>
            </w:ins>
            <w:ins w:id="111" w:author="Choi Wing 诗颖" w:date="2026-03-31T01:39:55Z">
              <w:r>
                <w:rPr>
                  <w:rFonts w:hint="default" w:ascii="Times New Roman Regular" w:hAnsi="Times New Roman Regular" w:cs="Times New Roman Regular"/>
                  <w:b w:val="0"/>
                  <w:bCs w:val="0"/>
                  <w:vertAlign w:val="baseline"/>
                  <w:lang w:val="en-US" w:eastAsia="zh-CN"/>
                </w:rPr>
                <w:t>6</w:t>
              </w:r>
            </w:ins>
          </w:p>
        </w:tc>
        <w:tc>
          <w:tcPr>
            <w:tcW w:w="2388" w:type="dxa"/>
            <w:tcPrChange w:id="112" w:author="Choi Wing 诗颖" w:date="2026-03-31T01:41:20Z">
              <w:tcPr>
                <w:tcW w:w="2130" w:type="dxa"/>
              </w:tcPr>
            </w:tcPrChange>
          </w:tcPr>
          <w:p w14:paraId="6186EE86">
            <w:pPr>
              <w:numPr>
                <w:numId w:val="0"/>
              </w:numPr>
              <w:spacing w:beforeAutospacing="1" w:afterAutospacing="1"/>
              <w:rPr>
                <w:ins w:id="113" w:author="Choi Wing 诗颖" w:date="2026-03-31T01:36:09Z"/>
                <w:rFonts w:hint="eastAsia" w:ascii="Times New Roman Regular" w:hAnsi="Times New Roman Regular" w:cs="Times New Roman Regular"/>
                <w:b w:val="0"/>
                <w:bCs w:val="0"/>
                <w:vertAlign w:val="baseline"/>
                <w:lang w:val="en-US" w:eastAsia="zh-CN"/>
              </w:rPr>
            </w:pPr>
            <w:ins w:id="114" w:author="Choi Wing 诗颖" w:date="2026-03-31T01:45:08Z">
              <w:r>
                <w:rPr>
                  <w:rFonts w:hint="eastAsia" w:ascii="Times New Roman Regular" w:hAnsi="Times New Roman Regular" w:cs="Times New Roman Regular"/>
                  <w:b w:val="0"/>
                  <w:bCs w:val="0"/>
                  <w:vertAlign w:val="baseline"/>
                  <w:lang w:val="en-US" w:eastAsia="zh-CN"/>
                </w:rPr>
                <w:t>Verify whether external conditions interfere with FRP behavior</w:t>
              </w:r>
            </w:ins>
          </w:p>
        </w:tc>
      </w:tr>
    </w:tbl>
    <w:p w14:paraId="7F68F92C">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Data processing will mainly include translating questionnaires and handling raw data. Data analysis will be carried out through SPSS, R, SmartPLS 4.0, including reliability analysis, hypothesis test, moderator analysis, etc.</w:t>
      </w:r>
    </w:p>
    <w:p w14:paraId="23A46354">
      <w:pPr>
        <w:numPr>
          <w:numId w:val="0"/>
        </w:numPr>
        <w:spacing w:beforeAutospacing="1" w:afterAutospacing="1"/>
        <w:ind w:leftChars="0"/>
        <w:rPr>
          <w:rFonts w:hint="default" w:ascii="Times New Roman Regular" w:hAnsi="Times New Roman Regular" w:cs="Times New Roman Regular"/>
          <w:b w:val="0"/>
          <w:bCs w:val="0"/>
          <w:lang w:val="en-US" w:eastAsia="en-GB"/>
        </w:rPr>
      </w:pPr>
      <w:del w:id="115" w:author="Choi Wing 诗颖" w:date="2026-03-31T01:28:48Z">
        <w:r>
          <w:rPr>
            <w:rFonts w:hint="default" w:ascii="Times New Roman Regular" w:hAnsi="Times New Roman Regular" w:cs="Times New Roman Regular"/>
            <w:b w:val="0"/>
            <w:bCs w:val="0"/>
            <w:lang w:val="en-US" w:eastAsia="en-GB"/>
          </w:rPr>
          <w:delText xml:space="preserve">(b) </w:delText>
        </w:r>
      </w:del>
      <w:ins w:id="116" w:author="Choi Wing 诗颖" w:date="2026-03-31T01:28:50Z">
        <w:r>
          <w:rPr>
            <w:rFonts w:hint="eastAsia" w:ascii="Times New Roman Regular" w:hAnsi="Times New Roman Regular" w:cs="Times New Roman Regular"/>
            <w:b w:val="0"/>
            <w:bCs w:val="0"/>
            <w:lang w:val="en-US" w:eastAsia="zh-CN"/>
          </w:rPr>
          <w:t>Stage 2</w:t>
        </w:r>
      </w:ins>
      <w:ins w:id="117" w:author="Choi Wing 诗颖" w:date="2026-03-31T01:28:51Z">
        <w:r>
          <w:rPr>
            <w:rFonts w:hint="eastAsia" w:ascii="Times New Roman Regular" w:hAnsi="Times New Roman Regular" w:cs="Times New Roman Regular"/>
            <w:b w:val="0"/>
            <w:bCs w:val="0"/>
            <w:lang w:val="en-US" w:eastAsia="zh-CN"/>
          </w:rPr>
          <w:t xml:space="preserve">: </w:t>
        </w:r>
      </w:ins>
      <w:r>
        <w:rPr>
          <w:rFonts w:hint="default" w:ascii="Times New Roman Regular" w:hAnsi="Times New Roman Regular" w:cs="Times New Roman Regular"/>
          <w:b w:val="0"/>
          <w:bCs w:val="0"/>
          <w:lang w:val="en-US" w:eastAsia="en-GB"/>
        </w:rPr>
        <w:t>Qualitative phase</w:t>
      </w:r>
    </w:p>
    <w:p w14:paraId="7DDF46DC">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Qualitative research is an in-depth follow-up and discussion on the basis of quantitative findings, which can dig deeper conclusions. Qualitative data collection and analysis in the second stage can also explain the quantitative results of the first stage (Tashakkori &amp; Teddlie, 2010).</w:t>
      </w:r>
    </w:p>
    <w:p w14:paraId="486BC5FE">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This study will formulate an interview question list based on the quantitative research, and conduct semi-structured interviews with banking institutions (such as the Bank of East Asia), aiming to verify whether the questionnaire results are in line with the industry reality and test the actual feasibility of the research recommendations.</w:t>
      </w:r>
    </w:p>
    <w:p w14:paraId="3D21977F">
      <w:pPr>
        <w:numPr>
          <w:numId w:val="0"/>
        </w:numPr>
        <w:spacing w:beforeAutospacing="1" w:afterAutospacing="1"/>
        <w:ind w:leftChars="0"/>
        <w:rPr>
          <w:rFonts w:hint="default" w:ascii="Times New Roman Regular" w:hAnsi="Times New Roman Regular" w:cs="Times New Roman Regular"/>
          <w:b w:val="0"/>
          <w:bCs w:val="0"/>
          <w:lang w:val="en-US" w:eastAsia="en-GB"/>
        </w:rPr>
      </w:pPr>
      <w:r>
        <w:rPr>
          <w:rFonts w:hint="default" w:ascii="Times New Roman Regular" w:hAnsi="Times New Roman Regular" w:cs="Times New Roman Regular"/>
          <w:b w:val="0"/>
          <w:bCs w:val="0"/>
          <w:lang w:val="en-US" w:eastAsia="en-GB"/>
        </w:rPr>
        <w:t>By comparing the cognitive and demand differences between private sector workers and banks, we can identify and bridge the gap, transform research results into feasible action plans, and lay the foundation for deliverables.</w:t>
      </w:r>
    </w:p>
    <w:p>
      <w:r>
        <w:rPr>
          <w:b/>
          <w:sz w:val="24"/>
        </w:rPr>
        <w:t>References</w:t>
      </w:r>
    </w:p>
    <w:p>
      <w:pPr>
        <w:ind w:left="720" w:hanging="720"/>
      </w:pPr>
      <w:r>
        <w:t xml:space="preserve">Asebedo, S. D., &amp; Seay, M. C. (2018). Financial self-efficacy and the saving behavior of older pre-retirees. </w:t>
      </w:r>
      <w:r>
        <w:rPr>
          <w:i/>
        </w:rPr>
        <w:t>Journal of Financial Counseling and Planning, 29</w:t>
      </w:r>
      <w:r>
        <w:t>(2), 357-368. https://doi.org/10.1891/1052-3073.29.2.357</w:t>
      </w:r>
    </w:p>
    <w:p>
      <w:pPr>
        <w:ind w:left="720" w:hanging="720"/>
      </w:pPr>
      <w:r>
        <w:t xml:space="preserve">Asebedo, S. D., Seay, M. C., Archuleta, K., &amp; Brase, G. (2019). The psychological predictors of older preretirees' financial self-efficacy. </w:t>
      </w:r>
      <w:r>
        <w:rPr>
          <w:i/>
        </w:rPr>
        <w:t>Journal of Behavioral Finance, 20</w:t>
      </w:r>
      <w:r>
        <w:t>(2), 127-138. https://doi.org/10.1080/15427560.2018.1492580</w:t>
      </w:r>
    </w:p>
    <w:p>
      <w:pPr>
        <w:ind w:left="720" w:hanging="720"/>
      </w:pPr>
      <w:r>
        <w:t xml:space="preserve">Chen, C., Lee, S.-y., &amp; Stevenson, H. W. (1995). Response style and cross-cultural comparisons of rating scales among East Asian and North American students. </w:t>
      </w:r>
      <w:r>
        <w:rPr>
          <w:i/>
        </w:rPr>
        <w:t>Psychological Science, 6</w:t>
      </w:r>
      <w:r>
        <w:t>(3), 170-175. https://doi.org/10.1111/j.1467-9280.1995.tb00327.x</w:t>
      </w:r>
    </w:p>
    <w:p>
      <w:pPr>
        <w:ind w:left="720" w:hanging="720"/>
      </w:pPr>
      <w:r>
        <w:t xml:space="preserve">Creswell, J. W., &amp; Plano Clark, V. L. (2011). </w:t>
      </w:r>
      <w:r>
        <w:rPr>
          <w:i/>
        </w:rPr>
        <w:t>Designing and conducting mixed methods research</w:t>
      </w:r>
      <w:r>
        <w:t xml:space="preserve"> (2nd ed.). SAGE.</w:t>
      </w:r>
    </w:p>
    <w:p>
      <w:pPr>
        <w:ind w:left="720" w:hanging="720"/>
      </w:pPr>
      <w:r>
        <w:t xml:space="preserve">Dietz, B. E., Carrozza, M., &amp; Ritchey, P. N. (2003). Does financial self-efficacy explain gender differences in retirement saving strategies? </w:t>
      </w:r>
      <w:r>
        <w:rPr>
          <w:i/>
        </w:rPr>
        <w:t>Journal of Women &amp; Aging, 15</w:t>
      </w:r>
      <w:r>
        <w:t>(4), 83-96. https://doi.org/10.1300/J074v15n04_07</w:t>
      </w:r>
    </w:p>
    <w:p>
      <w:pPr>
        <w:ind w:left="720" w:hanging="720"/>
      </w:pPr>
      <w:r>
        <w:t xml:space="preserve">Ghadwan, A. S., Wan Ahmad, W. M., &amp; Hanifa, M. H. (2023). Financial planning for retirement: The moderating role of government policy. </w:t>
      </w:r>
      <w:r>
        <w:rPr>
          <w:i/>
        </w:rPr>
        <w:t>SAGE Open, 13</w:t>
      </w:r>
      <w:r>
        <w:t>(2), 21582440231181300. https://doi.org/10.1177/21582440231181300</w:t>
      </w:r>
    </w:p>
    <w:p>
      <w:pPr>
        <w:ind w:left="720" w:hanging="720"/>
      </w:pPr>
      <w:r>
        <w:t xml:space="preserve">Goda, G. S., Levy, M. R., Flaherty Manchester, C., Sojourner, A., Tasoff, J., &amp; Xiao, J. J. (2023). Are retirement planning tools substitutes or complements to financial capability? </w:t>
      </w:r>
      <w:r>
        <w:rPr>
          <w:i/>
        </w:rPr>
        <w:t>Journal of Economic Behavior &amp; Organization, 214</w:t>
      </w:r>
      <w:r>
        <w:t>, 561-573. https://doi.org/10.1016/j.jebo.2023.08.001</w:t>
      </w:r>
    </w:p>
    <w:p>
      <w:pPr>
        <w:ind w:left="720" w:hanging="720"/>
      </w:pPr>
      <w:r>
        <w:t xml:space="preserve">Lee, W. K. M. (2003). Women and retirement planning: Towards the "feminization of poverty" in an aging Hong Kong. </w:t>
      </w:r>
      <w:r>
        <w:rPr>
          <w:i/>
        </w:rPr>
        <w:t>Journal of Women &amp; Aging, 15</w:t>
      </w:r>
      <w:r>
        <w:t>(1), 31-53. https://doi.org/10.1300/J074v15n01_04</w:t>
      </w:r>
    </w:p>
    <w:p>
      <w:pPr>
        <w:ind w:left="720" w:hanging="720"/>
      </w:pPr>
      <w:r>
        <w:t xml:space="preserve">Liu, L., &amp; Ju, Z. (2025). Digital finance and retirement planning: The role of information cost reduction and trust enhancement channels. </w:t>
      </w:r>
      <w:r>
        <w:rPr>
          <w:i/>
        </w:rPr>
        <w:t>Economic Modelling, 144</w:t>
      </w:r>
      <w:r>
        <w:t>, 106989. https://doi.org/10.1016/j.econmod.2024.106989</w:t>
      </w:r>
    </w:p>
    <w:p>
      <w:pPr>
        <w:ind w:left="720" w:hanging="720"/>
      </w:pPr>
      <w:r>
        <w:t xml:space="preserve">Maeda, H. (2015). Response option configuration of online administered Likert scales. </w:t>
      </w:r>
      <w:r>
        <w:rPr>
          <w:i/>
        </w:rPr>
        <w:t>International Journal of Social Research Methodology, 18</w:t>
      </w:r>
      <w:r>
        <w:t>(1), 15-26. https://doi.org/10.1080/13645579.2014.885159</w:t>
      </w:r>
    </w:p>
    <w:p>
      <w:pPr>
        <w:ind w:left="720" w:hanging="720"/>
      </w:pPr>
      <w:r>
        <w:t xml:space="preserve">Ricci, O., &amp; Caratelli, M. (2017). Financial literacy, trust and retirement planning. </w:t>
      </w:r>
      <w:r>
        <w:rPr>
          <w:i/>
        </w:rPr>
        <w:t>Journal of Pension Economics &amp; Finance, 16</w:t>
      </w:r>
      <w:r>
        <w:t>(1), 43-64. https://doi.org/10.1017/S1474747215000177</w:t>
      </w:r>
    </w:p>
    <w:p>
      <w:pPr>
        <w:ind w:left="720" w:hanging="720"/>
      </w:pPr>
      <w:r>
        <w:t xml:space="preserve">Stawski, R. S., Hershey, D. A., &amp; Jacobs-Lawson, J. M. (2007). Goal clarity and financial planning activities as determinants of retirement savings contributions. </w:t>
      </w:r>
      <w:r>
        <w:rPr>
          <w:i/>
        </w:rPr>
        <w:t>The International Journal of Aging and Human Development, 64</w:t>
      </w:r>
      <w:r>
        <w:t>(1), 13-32. https://doi.org/10.2190/13GK-5H72-H324-16P2</w:t>
      </w:r>
    </w:p>
    <w:p>
      <w:pPr>
        <w:ind w:left="720" w:hanging="720"/>
      </w:pPr>
      <w:r>
        <w:t xml:space="preserve">Tashakkori, A., &amp; Teddlie, C. (Eds.). (2010). </w:t>
      </w:r>
      <w:r>
        <w:rPr>
          <w:i/>
        </w:rPr>
        <w:t>The SAGE handbook of mixed methods in social &amp; behavioral research</w:t>
      </w:r>
      <w:r>
        <w:t xml:space="preserve"> (2nd ed.). SAGE.</w:t>
      </w:r>
    </w:p>
    <w:p>
      <w:pPr>
        <w:ind w:left="720" w:hanging="720"/>
      </w:pPr>
      <w:r>
        <w:t xml:space="preserve">Yang, Q., Ye, Z., Zhou, H., &amp; Mo, W. (2024). Rely on whom you trust? Trust and financial planning for retirement. </w:t>
      </w:r>
      <w:r>
        <w:rPr>
          <w:i/>
        </w:rPr>
        <w:t>Finance Research Letters, 69</w:t>
      </w:r>
      <w:r>
        <w:t>, 106142. https://doi.org/10.1016/j.frl.2024.106142</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Aptos">
    <w:altName w:val="Helvetica Neue"/>
    <w:panose1 w:val="00000000000000000000"/>
    <w:charset w:val="00"/>
    <w:family w:val="swiss"/>
    <w:pitch w:val="default"/>
    <w:sig w:usb0="00000000" w:usb1="00000000" w:usb2="00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Courier New Regular">
    <w:panose1 w:val="02070409020205090404"/>
    <w:charset w:val="00"/>
    <w:family w:val="auto"/>
    <w:pitch w:val="default"/>
    <w:sig w:usb0="E0000AFF" w:usb1="4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1A72EB"/>
    <w:multiLevelType w:val="singleLevel"/>
    <w:tmpl w:val="FF1A72EB"/>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i Wing 诗颖">
    <w15:presenceInfo w15:providerId="WPS Office" w15:userId="3497489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31835"/>
    <w:rsid w:val="57FFE982"/>
    <w:rsid w:val="7F3DE813"/>
    <w:rsid w:val="7FF31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nhideWhenUsed/>
    <w:uiPriority w:val="99"/>
    <w:pPr>
      <w:spacing w:line="240" w:lineRule="auto"/>
    </w:pPr>
    <w:rPr>
      <w:sz w:val="20"/>
      <w:szCs w:val="20"/>
    </w:rPr>
  </w:style>
  <w:style w:type="table" w:styleId="4">
    <w:name w:val="Table Grid"/>
    <w:basedOn w:val="3"/>
    <w:qFormat/>
    <w:uiPriority w:val="39"/>
    <w:rPr>
      <w:sz w:val="24"/>
      <w:szCs w:val="24"/>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173</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2026-03-31T00:30:00Z</dcterms:created>
  <dc:creator>Choi Wing 诗颖</dc:creator>
  <cp:lastModifiedBy>Choi Wing 诗颖</cp:lastModifiedBy>
  <dcterms:modified xsi:type="dcterms:W3CDTF">2026-03-31T12:19:37Z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0164B0DE794088C515A5CA693A60FA7A_41</vt:lpwstr>
  </property>
</Properties>
</file>