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F9E94">
      <w:pPr>
        <w:jc w:val="center"/>
        <w:rPr>
          <w:rFonts w:hint="eastAsia" w:ascii="Times New Roman" w:hAnsi="Times New Roman" w:cs="Times New Roman"/>
          <w:b/>
          <w:bCs/>
          <w:sz w:val="28"/>
          <w:szCs w:val="32"/>
        </w:rPr>
      </w:pPr>
      <w:bookmarkStart w:id="0" w:name="_GoBack"/>
      <w:r>
        <w:rPr>
          <w:rFonts w:ascii="Times New Roman" w:hAnsi="Times New Roman" w:cs="Times New Roman"/>
          <w:b/>
          <w:bCs/>
          <w:sz w:val="28"/>
          <w:szCs w:val="32"/>
        </w:rPr>
        <w:t>One page summary of research proposal</w:t>
      </w:r>
    </w:p>
    <w:p w14:paraId="33FE2689">
      <w:pPr>
        <w:rPr>
          <w:rFonts w:ascii="Times New Roman" w:hAnsi="Times New Roman" w:cs="Times New Roman"/>
          <w:b/>
          <w:bCs/>
        </w:rPr>
      </w:pPr>
      <w:r>
        <w:rPr>
          <w:rFonts w:ascii="Times New Roman" w:hAnsi="Times New Roman" w:cs="Times New Roman"/>
          <w:b/>
          <w:bCs/>
        </w:rPr>
        <w:t>1. Project Title</w:t>
      </w:r>
    </w:p>
    <w:p w14:paraId="381913E3">
      <w:pPr>
        <w:rPr>
          <w:del w:id="0" w:author="Choi Wing 诗颖" w:date="2026-03-22T23:48:34Z"/>
          <w:rFonts w:ascii="Times New Roman" w:hAnsi="Times New Roman" w:cs="Times New Roman"/>
        </w:rPr>
      </w:pPr>
      <w:r>
        <w:rPr>
          <w:rFonts w:hint="eastAsia" w:ascii="Times New Roman" w:hAnsi="Times New Roman" w:cs="Times New Roman"/>
        </w:rPr>
        <w:t>Exploring the Role of Banks in Improving Financial Retirement Planning through Bank-Led Financial Education Based on the CWO Framework : A Study of Private Sector Employees in Hong Kong</w:t>
      </w:r>
    </w:p>
    <w:p w14:paraId="5E749B4D">
      <w:pPr>
        <w:rPr>
          <w:rFonts w:ascii="Times New Roman" w:hAnsi="Times New Roman" w:cs="Times New Roman"/>
          <w:b/>
          <w:bCs/>
        </w:rPr>
      </w:pPr>
    </w:p>
    <w:p w14:paraId="351CB532">
      <w:pPr>
        <w:rPr>
          <w:del w:id="1" w:author="Choi Wing 诗颖" w:date="2026-03-22T23:48:01Z"/>
          <w:rFonts w:ascii="Times New Roman" w:hAnsi="Times New Roman" w:cs="Times New Roman"/>
          <w:b/>
          <w:bCs/>
        </w:rPr>
      </w:pPr>
      <w:del w:id="2" w:author="Choi Wing 诗颖" w:date="2026-03-22T23:48:01Z">
        <w:r>
          <w:rPr>
            <w:rFonts w:ascii="Times New Roman" w:hAnsi="Times New Roman" w:cs="Times New Roman"/>
            <w:b/>
            <w:bCs/>
          </w:rPr>
          <w:delText>2. Research Questions：</w:delText>
        </w:r>
      </w:del>
    </w:p>
    <w:p w14:paraId="29600ED1">
      <w:pPr>
        <w:rPr>
          <w:del w:id="3" w:author="Choi Wing 诗颖" w:date="2026-03-22T23:48:01Z"/>
          <w:rFonts w:ascii="Times New Roman" w:hAnsi="Times New Roman" w:cs="Times New Roman"/>
        </w:rPr>
      </w:pPr>
      <w:del w:id="4" w:author="Choi Wing 诗颖" w:date="2026-03-22T23:48:01Z">
        <w:r>
          <w:rPr>
            <w:rFonts w:ascii="Times New Roman" w:hAnsi="Times New Roman" w:cs="Times New Roman"/>
          </w:rPr>
          <w:delText xml:space="preserve">This study aims to explore the mechanisms of whether bank-led financial education can positively influence </w:delText>
        </w:r>
      </w:del>
      <w:del w:id="5" w:author="Choi Wing 诗颖" w:date="2026-03-22T23:48:01Z">
        <w:r>
          <w:rPr>
            <w:rFonts w:hint="eastAsia" w:ascii="Times New Roman" w:hAnsi="Times New Roman" w:cs="Times New Roman"/>
          </w:rPr>
          <w:delText xml:space="preserve">financial </w:delText>
        </w:r>
      </w:del>
      <w:del w:id="6" w:author="Choi Wing 诗颖" w:date="2026-03-22T23:48:01Z">
        <w:r>
          <w:rPr>
            <w:rFonts w:ascii="Times New Roman" w:hAnsi="Times New Roman" w:cs="Times New Roman"/>
          </w:rPr>
          <w:delText xml:space="preserve">retirement planning in Hong Kong's </w:delText>
        </w:r>
      </w:del>
      <w:del w:id="7" w:author="Choi Wing 诗颖" w:date="2026-03-22T23:48:01Z">
        <w:r>
          <w:rPr>
            <w:rFonts w:hint="eastAsia" w:ascii="Times New Roman" w:hAnsi="Times New Roman" w:cs="Times New Roman"/>
            <w:lang w:val="en-US" w:eastAsia="zh-CN"/>
          </w:rPr>
          <w:delText>private sector employees</w:delText>
        </w:r>
      </w:del>
      <w:del w:id="8" w:author="Choi Wing 诗颖" w:date="2026-03-22T23:48:01Z">
        <w:r>
          <w:rPr>
            <w:rFonts w:ascii="Times New Roman" w:hAnsi="Times New Roman" w:cs="Times New Roman"/>
          </w:rPr>
          <w:delText>, and would like to explore the following direction:</w:delText>
        </w:r>
      </w:del>
    </w:p>
    <w:p w14:paraId="65251E9F">
      <w:pPr>
        <w:rPr>
          <w:del w:id="9" w:author="Choi Wing 诗颖" w:date="2026-03-22T23:48:01Z"/>
          <w:rFonts w:ascii="Times New Roman" w:hAnsi="Times New Roman" w:cs="Times New Roman"/>
        </w:rPr>
      </w:pPr>
      <w:del w:id="10" w:author="Choi Wing 诗颖" w:date="2026-03-22T23:48:01Z">
        <w:r>
          <w:rPr>
            <w:rFonts w:ascii="Times New Roman" w:hAnsi="Times New Roman" w:cs="Times New Roman"/>
          </w:rPr>
          <w:delText>1)</w:delText>
        </w:r>
      </w:del>
      <w:del w:id="11" w:author="Choi Wing 诗颖" w:date="2026-03-22T23:48:01Z">
        <w:r>
          <w:rPr>
            <w:rFonts w:ascii="Times New Roman" w:hAnsi="Times New Roman" w:cs="Times New Roman"/>
          </w:rPr>
          <w:tab/>
        </w:r>
      </w:del>
      <w:del w:id="12" w:author="Choi Wing 诗颖" w:date="2026-03-22T23:48:01Z">
        <w:r>
          <w:rPr>
            <w:rFonts w:ascii="Times New Roman" w:hAnsi="Times New Roman" w:cs="Times New Roman"/>
          </w:rPr>
          <w:delText xml:space="preserve">The current perception is what attitudes the target group hold toward current bank-led financial education.  </w:delText>
        </w:r>
      </w:del>
    </w:p>
    <w:p w14:paraId="5C14AA87">
      <w:pPr>
        <w:rPr>
          <w:del w:id="13" w:author="Choi Wing 诗颖" w:date="2026-03-22T23:48:01Z"/>
          <w:rFonts w:ascii="Times New Roman" w:hAnsi="Times New Roman" w:cs="Times New Roman"/>
        </w:rPr>
      </w:pPr>
      <w:del w:id="14" w:author="Choi Wing 诗颖" w:date="2026-03-22T23:48:01Z">
        <w:r>
          <w:rPr>
            <w:rFonts w:ascii="Times New Roman" w:hAnsi="Times New Roman" w:cs="Times New Roman"/>
          </w:rPr>
          <w:delText>2)</w:delText>
        </w:r>
      </w:del>
      <w:del w:id="15" w:author="Choi Wing 诗颖" w:date="2026-03-22T23:48:01Z">
        <w:r>
          <w:rPr>
            <w:rFonts w:ascii="Times New Roman" w:hAnsi="Times New Roman" w:cs="Times New Roman"/>
          </w:rPr>
          <w:tab/>
        </w:r>
      </w:del>
      <w:del w:id="16" w:author="Choi Wing 诗颖" w:date="2026-03-22T23:48:01Z">
        <w:r>
          <w:rPr>
            <w:rFonts w:ascii="Times New Roman" w:hAnsi="Times New Roman" w:cs="Times New Roman"/>
          </w:rPr>
          <w:delText xml:space="preserve">Gaps between target group's expectations of bank financial education and its actual provision could be the expectation gap. </w:delText>
        </w:r>
      </w:del>
    </w:p>
    <w:p w14:paraId="1FDEE50C">
      <w:pPr>
        <w:rPr>
          <w:del w:id="17" w:author="Choi Wing 诗颖" w:date="2026-03-22T23:48:01Z"/>
          <w:rFonts w:ascii="Times New Roman" w:hAnsi="Times New Roman" w:cs="Times New Roman"/>
        </w:rPr>
      </w:pPr>
      <w:del w:id="18" w:author="Choi Wing 诗颖" w:date="2026-03-22T23:48:01Z">
        <w:r>
          <w:rPr>
            <w:rFonts w:ascii="Times New Roman" w:hAnsi="Times New Roman" w:cs="Times New Roman"/>
          </w:rPr>
          <w:delText>3)</w:delText>
        </w:r>
      </w:del>
      <w:del w:id="19" w:author="Choi Wing 诗颖" w:date="2026-03-22T23:48:01Z">
        <w:r>
          <w:rPr>
            <w:rFonts w:ascii="Times New Roman" w:hAnsi="Times New Roman" w:cs="Times New Roman"/>
          </w:rPr>
          <w:tab/>
        </w:r>
      </w:del>
      <w:del w:id="20" w:author="Choi Wing 诗颖" w:date="2026-03-22T23:48:01Z">
        <w:r>
          <w:rPr>
            <w:rFonts w:ascii="Times New Roman" w:hAnsi="Times New Roman" w:cs="Times New Roman"/>
          </w:rPr>
          <w:delText xml:space="preserve">Intervention pathways are to investigate how banks leverage the CWO to bridge the gap between perceptions and expectation. </w:delText>
        </w:r>
      </w:del>
    </w:p>
    <w:p w14:paraId="4505B555">
      <w:pPr>
        <w:rPr>
          <w:del w:id="21" w:author="Choi Wing 诗颖" w:date="2026-03-22T23:48:01Z"/>
          <w:rFonts w:ascii="Times New Roman" w:hAnsi="Times New Roman" w:cs="Times New Roman"/>
        </w:rPr>
      </w:pPr>
      <w:del w:id="22" w:author="Choi Wing 诗颖" w:date="2026-03-22T23:48:01Z">
        <w:r>
          <w:rPr>
            <w:rFonts w:ascii="Times New Roman" w:hAnsi="Times New Roman" w:cs="Times New Roman"/>
          </w:rPr>
          <w:delText>4)</w:delText>
        </w:r>
      </w:del>
      <w:del w:id="23" w:author="Choi Wing 诗颖" w:date="2026-03-22T23:48:01Z">
        <w:r>
          <w:rPr>
            <w:rFonts w:ascii="Times New Roman" w:hAnsi="Times New Roman" w:cs="Times New Roman"/>
          </w:rPr>
          <w:tab/>
        </w:r>
      </w:del>
      <w:del w:id="24" w:author="Choi Wing 诗颖" w:date="2026-03-22T23:48:01Z">
        <w:r>
          <w:rPr>
            <w:rFonts w:ascii="Times New Roman" w:hAnsi="Times New Roman" w:cs="Times New Roman"/>
          </w:rPr>
          <w:delText>What roles should bank play in providing financial education in terms of socioeconomic factors such as income level, cultural background and gender differences.</w:delText>
        </w:r>
      </w:del>
    </w:p>
    <w:p w14:paraId="070A4BA9">
      <w:pPr>
        <w:rPr>
          <w:rFonts w:ascii="Times New Roman" w:hAnsi="Times New Roman" w:cs="Times New Roman"/>
        </w:rPr>
      </w:pPr>
    </w:p>
    <w:p w14:paraId="6D6800FD">
      <w:pPr>
        <w:rPr>
          <w:rFonts w:hint="default" w:ascii="Times New Roman" w:hAnsi="Times New Roman" w:cs="Times New Roman"/>
          <w:lang w:val="en-US" w:eastAsia="zh-CN"/>
        </w:rPr>
      </w:pPr>
      <w:ins w:id="25" w:author="Choi Wing 诗颖" w:date="2026-03-22T23:48:04Z">
        <w:r>
          <w:rPr>
            <w:rFonts w:hint="eastAsia" w:ascii="Times New Roman" w:hAnsi="Times New Roman" w:cs="Times New Roman"/>
            <w:b/>
            <w:bCs/>
            <w:lang w:val="en-US" w:eastAsia="zh-CN"/>
          </w:rPr>
          <w:t>2</w:t>
        </w:r>
      </w:ins>
      <w:del w:id="26" w:author="Choi Wing 诗颖" w:date="2026-03-22T23:48:03Z">
        <w:r>
          <w:rPr>
            <w:rFonts w:ascii="Times New Roman" w:hAnsi="Times New Roman" w:cs="Times New Roman"/>
            <w:b/>
            <w:bCs/>
          </w:rPr>
          <w:delText>3</w:delText>
        </w:r>
      </w:del>
      <w:r>
        <w:rPr>
          <w:rFonts w:ascii="Times New Roman" w:hAnsi="Times New Roman" w:cs="Times New Roman"/>
          <w:b/>
          <w:bCs/>
        </w:rPr>
        <w:t>. Core Question Background</w:t>
      </w:r>
      <w:r>
        <w:rPr>
          <w:rFonts w:hint="eastAsia" w:ascii="Times New Roman" w:hAnsi="Times New Roman" w:cs="Times New Roman"/>
          <w:lang w:val="en-US" w:eastAsia="zh-CN"/>
        </w:rPr>
        <w:t xml:space="preserve"> </w:t>
      </w:r>
    </w:p>
    <w:p w14:paraId="24BED3FA">
      <w:pPr>
        <w:rPr>
          <w:rFonts w:hint="default" w:ascii="Times New Roman" w:hAnsi="Times New Roman" w:cs="Times New Roman"/>
          <w:lang w:val="en-US" w:eastAsia="zh-CN"/>
        </w:rPr>
      </w:pPr>
      <w:r>
        <w:rPr>
          <w:rFonts w:ascii="Times New Roman" w:hAnsi="Times New Roman" w:cs="Times New Roman"/>
        </w:rPr>
        <w:t xml:space="preserve">Hong Kong’s current retirement schedule relying on the Mandatory Provident Fund (MPF) system which provides foundational support for </w:t>
      </w:r>
      <w:r>
        <w:rPr>
          <w:rFonts w:hint="eastAsia" w:ascii="Times New Roman" w:hAnsi="Times New Roman" w:cs="Times New Roman"/>
          <w:lang w:val="en-US" w:eastAsia="zh-CN"/>
        </w:rPr>
        <w:t xml:space="preserve">the </w:t>
      </w:r>
      <w:r>
        <w:rPr>
          <w:rFonts w:hint="default" w:ascii="Times New Roman" w:hAnsi="Times New Roman" w:cs="Times New Roman"/>
          <w:lang w:val="en-US" w:eastAsia="zh-CN"/>
        </w:rPr>
        <w:t>private sector employee</w:t>
      </w:r>
      <w:r>
        <w:rPr>
          <w:rFonts w:hint="eastAsia" w:ascii="Times New Roman" w:hAnsi="Times New Roman" w:cs="Times New Roman"/>
          <w:lang w:val="en-US" w:eastAsia="zh-CN"/>
        </w:rPr>
        <w:t>s in Hong Kong</w:t>
      </w:r>
      <w:ins w:id="27" w:author="Choi Wing 诗颖" w:date="2026-03-22T00:26:53Z">
        <w:r>
          <w:rPr>
            <w:rFonts w:hint="default" w:ascii="Times New Roman" w:hAnsi="Times New Roman" w:cs="Times New Roman"/>
            <w:lang w:val="en-US" w:eastAsia="zh-CN"/>
          </w:rPr>
          <w:t xml:space="preserve"> (</w:t>
        </w:r>
      </w:ins>
      <w:ins w:id="28" w:author="Choi Wing 诗颖" w:date="2026-03-22T00:26:54Z">
        <w:r>
          <w:rPr>
            <w:rFonts w:hint="default" w:ascii="Times New Roman" w:hAnsi="Times New Roman" w:cs="Times New Roman"/>
            <w:lang w:val="en-US" w:eastAsia="zh-CN"/>
          </w:rPr>
          <w:t>refe</w:t>
        </w:r>
      </w:ins>
      <w:ins w:id="29" w:author="Choi Wing 诗颖" w:date="2026-03-22T00:26:55Z">
        <w:r>
          <w:rPr>
            <w:rFonts w:hint="default" w:ascii="Times New Roman" w:hAnsi="Times New Roman" w:cs="Times New Roman"/>
            <w:lang w:val="en-US" w:eastAsia="zh-CN"/>
          </w:rPr>
          <w:t>rence</w:t>
        </w:r>
      </w:ins>
      <w:ins w:id="30" w:author="Choi Wing 诗颖" w:date="2026-03-22T00:26:56Z">
        <w:r>
          <w:rPr>
            <w:rFonts w:hint="default" w:ascii="Times New Roman" w:hAnsi="Times New Roman" w:cs="Times New Roman"/>
            <w:lang w:val="en-US" w:eastAsia="zh-CN"/>
          </w:rPr>
          <w:t>)</w:t>
        </w:r>
      </w:ins>
      <w:ins w:id="31" w:author="Choi Wing 诗颖" w:date="2026-03-23T00:12:38Z">
        <w:r>
          <w:rPr>
            <w:rFonts w:hint="default" w:ascii="Times New Roman" w:hAnsi="Times New Roman" w:cs="Times New Roman"/>
            <w:lang w:val="en-US" w:eastAsia="zh-CN"/>
          </w:rPr>
          <w:t xml:space="preserve">. </w:t>
        </w:r>
      </w:ins>
      <w:ins w:id="32" w:author="Choi Wing 诗颖" w:date="2026-03-23T00:12:34Z">
        <w:r>
          <w:rPr>
            <w:rFonts w:hint="eastAsia" w:ascii="Times New Roman" w:hAnsi="Times New Roman" w:cs="Times New Roman"/>
            <w:lang w:val="en-US" w:eastAsia="zh-CN"/>
          </w:rPr>
          <w:t>W</w:t>
        </w:r>
      </w:ins>
      <w:ins w:id="33" w:author="Choi Wing 诗颖" w:date="2026-03-23T00:07:18Z">
        <w:r>
          <w:rPr>
            <w:rFonts w:hint="default" w:ascii="Times New Roman" w:hAnsi="Times New Roman" w:cs="Times New Roman"/>
            <w:lang w:val="en-US"/>
          </w:rPr>
          <w:t>hile government servants receive guaranteed pension benefits under the Civil Service Pension Scheme (Civil Service Bureau, 2023)</w:t>
        </w:r>
      </w:ins>
      <w:ins w:id="34" w:author="Choi Wing 诗颖" w:date="2026-03-23T00:11:35Z">
        <w:r>
          <w:rPr>
            <w:rFonts w:hint="eastAsia" w:ascii="Times New Roman" w:hAnsi="Times New Roman" w:cs="Times New Roman"/>
            <w:lang w:val="en-US" w:eastAsia="zh-CN"/>
          </w:rPr>
          <w:t>，</w:t>
        </w:r>
      </w:ins>
      <w:ins w:id="35" w:author="Choi Wing 诗颖" w:date="2026-03-23T00:11:40Z">
        <w:r>
          <w:rPr>
            <w:rFonts w:hint="eastAsia" w:ascii="Times New Roman" w:hAnsi="Times New Roman" w:cs="Times New Roman"/>
            <w:lang w:val="en-US" w:eastAsia="zh-CN"/>
          </w:rPr>
          <w:t>private sector employees rely on the Mandatory Provident Fund (MPF) system with varying levels of supplementary planning (MPFA, 2023</w:t>
        </w:r>
      </w:ins>
      <w:ins w:id="36" w:author="Choi Wing 诗颖" w:date="2026-03-23T00:24:10Z">
        <w:r>
          <w:rPr>
            <w:rFonts w:hint="default" w:ascii="Times New Roman" w:hAnsi="Times New Roman" w:cs="Times New Roman"/>
            <w:lang w:val="en-US" w:eastAsia="zh-CN"/>
          </w:rPr>
          <w:t>;</w:t>
        </w:r>
      </w:ins>
      <w:ins w:id="37" w:author="Choi Wing 诗颖" w:date="2026-03-23T00:24:11Z">
        <w:r>
          <w:rPr>
            <w:rFonts w:hint="default" w:ascii="Times New Roman" w:hAnsi="Times New Roman" w:cs="Times New Roman"/>
            <w:lang w:val="en-US" w:eastAsia="zh-CN"/>
          </w:rPr>
          <w:t xml:space="preserve"> </w:t>
        </w:r>
      </w:ins>
      <w:ins w:id="38" w:author="Choi Wing 诗颖" w:date="2026-03-23T00:12:25Z">
        <w:r>
          <w:rPr>
            <w:rFonts w:ascii="Times New Roman" w:hAnsi="Times New Roman" w:cs="Times New Roman"/>
          </w:rPr>
          <w:t>Chou et.al., 2014</w:t>
        </w:r>
      </w:ins>
      <w:ins w:id="39" w:author="Choi Wing 诗颖" w:date="2026-03-23T00:11:40Z">
        <w:r>
          <w:rPr>
            <w:rFonts w:hint="eastAsia" w:ascii="Times New Roman" w:hAnsi="Times New Roman" w:cs="Times New Roman"/>
            <w:lang w:val="en-US" w:eastAsia="zh-CN"/>
          </w:rPr>
          <w:t>)</w:t>
        </w:r>
      </w:ins>
      <w:ins w:id="40" w:author="Choi Wing 诗颖" w:date="2026-03-23T00:14:49Z">
        <w:r>
          <w:rPr>
            <w:rFonts w:hint="default" w:ascii="Times New Roman" w:hAnsi="Times New Roman" w:cs="Times New Roman"/>
            <w:lang w:val="en-US" w:eastAsia="zh-CN"/>
          </w:rPr>
          <w:t>,</w:t>
        </w:r>
      </w:ins>
      <w:ins w:id="41" w:author="Choi Wing 诗颖" w:date="2026-03-23T00:14:50Z">
        <w:r>
          <w:rPr>
            <w:rFonts w:hint="default" w:ascii="Times New Roman" w:hAnsi="Times New Roman" w:cs="Times New Roman"/>
            <w:lang w:val="en-US" w:eastAsia="zh-CN"/>
          </w:rPr>
          <w:t xml:space="preserve"> </w:t>
        </w:r>
      </w:ins>
      <w:ins w:id="42" w:author="Choi Wing 诗颖" w:date="2026-03-23T00:14:53Z">
        <w:r>
          <w:rPr>
            <w:rFonts w:hint="default" w:ascii="Times New Roman" w:hAnsi="Times New Roman" w:cs="Times New Roman"/>
            <w:lang w:val="en-US" w:eastAsia="zh-CN"/>
          </w:rPr>
          <w:t>creating a natural context for examining retirement planning behaviors.</w:t>
        </w:r>
      </w:ins>
      <w:r>
        <w:rPr>
          <w:rFonts w:hint="eastAsia" w:ascii="Times New Roman" w:hAnsi="Times New Roman" w:cs="Times New Roman"/>
          <w:lang w:val="en-US" w:eastAsia="zh-CN"/>
        </w:rPr>
        <w:t xml:space="preserve">. </w:t>
      </w:r>
      <w:r>
        <w:rPr>
          <w:rFonts w:hint="eastAsia" w:ascii="Times New Roman" w:hAnsi="Times New Roman" w:cs="Times New Roman"/>
        </w:rPr>
        <w:t>As of March 2025,</w:t>
      </w:r>
      <w:ins w:id="43" w:author="Choi Wing 诗颖" w:date="2026-03-23T00:24:17Z">
        <w:r>
          <w:rPr>
            <w:rFonts w:hint="default" w:ascii="Times New Roman" w:hAnsi="Times New Roman" w:cs="Times New Roman"/>
            <w:lang w:val="en-US"/>
          </w:rPr>
          <w:t xml:space="preserve"> </w:t>
        </w:r>
      </w:ins>
      <w:del w:id="44" w:author="Choi Wing 诗颖" w:date="2026-03-23T00:24:16Z">
        <w:r>
          <w:rPr>
            <w:rFonts w:hint="eastAsia" w:ascii="Times New Roman" w:hAnsi="Times New Roman" w:cs="Times New Roman"/>
          </w:rPr>
          <w:delText xml:space="preserve"> </w:delText>
        </w:r>
      </w:del>
      <w:ins w:id="45" w:author="Choi Wing 诗颖" w:date="2026-03-23T00:15:41Z">
        <w:r>
          <w:rPr>
            <w:rFonts w:hint="default" w:ascii="Times New Roman" w:hAnsi="Times New Roman" w:cs="Times New Roman"/>
            <w:lang w:val="en-US"/>
          </w:rPr>
          <w:t>app</w:t>
        </w:r>
      </w:ins>
      <w:ins w:id="46" w:author="Choi Wing 诗颖" w:date="2026-03-23T00:15:42Z">
        <w:r>
          <w:rPr>
            <w:rFonts w:hint="default" w:ascii="Times New Roman" w:hAnsi="Times New Roman" w:cs="Times New Roman"/>
            <w:lang w:val="en-US"/>
          </w:rPr>
          <w:t>ro</w:t>
        </w:r>
      </w:ins>
      <w:ins w:id="47" w:author="Choi Wing 诗颖" w:date="2026-03-23T00:15:43Z">
        <w:r>
          <w:rPr>
            <w:rFonts w:hint="default" w:ascii="Times New Roman" w:hAnsi="Times New Roman" w:cs="Times New Roman"/>
            <w:lang w:val="en-US"/>
          </w:rPr>
          <w:t>ximatel</w:t>
        </w:r>
      </w:ins>
      <w:ins w:id="48" w:author="Choi Wing 诗颖" w:date="2026-03-23T00:15:44Z">
        <w:r>
          <w:rPr>
            <w:rFonts w:hint="default" w:ascii="Times New Roman" w:hAnsi="Times New Roman" w:cs="Times New Roman"/>
            <w:lang w:val="en-US"/>
          </w:rPr>
          <w:t xml:space="preserve">y </w:t>
        </w:r>
      </w:ins>
      <w:r>
        <w:rPr>
          <w:rFonts w:hint="eastAsia" w:ascii="Times New Roman" w:hAnsi="Times New Roman" w:cs="Times New Roman"/>
        </w:rPr>
        <w:t>94% of the workforce in Hong Kong was employed in the private sector</w:t>
      </w:r>
      <w:del w:id="49" w:author="Choi Wing 诗颖" w:date="2026-03-23T00:19:29Z">
        <w:r>
          <w:rPr>
            <w:rFonts w:hint="eastAsia" w:ascii="Times New Roman" w:hAnsi="Times New Roman" w:cs="Times New Roman"/>
          </w:rPr>
          <w:delText>(</w:delText>
        </w:r>
      </w:del>
      <w:del w:id="50" w:author="Choi Wing 诗颖" w:date="2026-03-23T00:19:29Z">
        <w:r>
          <w:rPr>
            <w:rFonts w:ascii="Times New Roman" w:hAnsi="Times New Roman" w:cs="Times New Roman"/>
          </w:rPr>
          <w:delText>Census and Statistics Department</w:delText>
        </w:r>
      </w:del>
      <w:del w:id="51" w:author="Choi Wing 诗颖" w:date="2026-03-23T00:19:29Z">
        <w:r>
          <w:rPr>
            <w:rFonts w:hint="eastAsia" w:ascii="Times New Roman" w:hAnsi="Times New Roman" w:cs="Times New Roman"/>
          </w:rPr>
          <w:delText>, 2025)</w:delText>
        </w:r>
      </w:del>
      <w:ins w:id="52" w:author="Choi Wing 诗颖" w:date="2026-03-23T00:19:19Z">
        <w:r>
          <w:rPr>
            <w:rFonts w:hint="default" w:ascii="Times New Roman" w:hAnsi="Times New Roman" w:cs="Times New Roman"/>
            <w:lang w:val="en-US"/>
          </w:rPr>
          <w:t>,</w:t>
        </w:r>
      </w:ins>
      <w:ins w:id="53" w:author="Choi Wing 诗颖" w:date="2026-03-23T00:19:24Z">
        <w:r>
          <w:rPr>
            <w:rFonts w:hint="default" w:ascii="Times New Roman" w:hAnsi="Times New Roman" w:cs="Times New Roman"/>
            <w:lang w:val="en-US"/>
          </w:rPr>
          <w:t>t</w:t>
        </w:r>
      </w:ins>
      <w:ins w:id="54" w:author="Choi Wing 诗颖" w:date="2026-03-23T00:19:21Z">
        <w:r>
          <w:rPr>
            <w:rFonts w:hint="default" w:ascii="Times New Roman" w:hAnsi="Times New Roman" w:cs="Times New Roman"/>
            <w:lang w:val="en-US"/>
          </w:rPr>
          <w:t>he remaining 6% comprises public sector employees (government departments and related organizations)</w:t>
        </w:r>
      </w:ins>
      <w:ins w:id="55" w:author="Choi Wing 诗颖" w:date="2026-03-23T00:19:34Z">
        <w:r>
          <w:rPr>
            <w:rFonts w:hint="default" w:ascii="Times New Roman" w:hAnsi="Times New Roman" w:cs="Times New Roman"/>
            <w:lang w:val="en-US"/>
          </w:rPr>
          <w:t xml:space="preserve"> </w:t>
        </w:r>
      </w:ins>
      <w:ins w:id="56" w:author="Choi Wing 诗颖" w:date="2026-03-23T00:19:34Z">
        <w:r>
          <w:rPr>
            <w:rFonts w:hint="eastAsia" w:ascii="Times New Roman" w:hAnsi="Times New Roman" w:cs="Times New Roman"/>
          </w:rPr>
          <w:t>(</w:t>
        </w:r>
      </w:ins>
      <w:ins w:id="57" w:author="Choi Wing 诗颖" w:date="2026-03-23T00:19:34Z">
        <w:r>
          <w:rPr>
            <w:rFonts w:ascii="Times New Roman" w:hAnsi="Times New Roman" w:cs="Times New Roman"/>
          </w:rPr>
          <w:t>Census and Statistics Department</w:t>
        </w:r>
      </w:ins>
      <w:ins w:id="58" w:author="Choi Wing 诗颖" w:date="2026-03-23T00:19:34Z">
        <w:r>
          <w:rPr>
            <w:rFonts w:hint="eastAsia" w:ascii="Times New Roman" w:hAnsi="Times New Roman" w:cs="Times New Roman"/>
          </w:rPr>
          <w:t>, 2025)</w:t>
        </w:r>
      </w:ins>
      <w:ins w:id="59" w:author="Choi Wing 诗颖" w:date="2026-03-23T00:17:26Z">
        <w:r>
          <w:rPr>
            <w:rFonts w:hint="default" w:ascii="Times New Roman" w:hAnsi="Times New Roman" w:cs="Times New Roman"/>
            <w:lang w:val="en-US"/>
          </w:rPr>
          <w:t xml:space="preserve">. </w:t>
        </w:r>
      </w:ins>
      <w:ins w:id="60" w:author="Choi Wing 诗颖" w:date="2026-03-23T00:17:23Z">
        <w:r>
          <w:rPr>
            <w:rFonts w:hint="default" w:ascii="Times New Roman" w:hAnsi="Times New Roman" w:cs="Times New Roman"/>
            <w:lang w:val="en-US"/>
          </w:rPr>
          <w:t>This high percentage reflects Hong Kong’s status as a predominantly market-driven economy with limited direct government employment.</w:t>
        </w:r>
      </w:ins>
      <w:del w:id="61" w:author="Choi Wing 诗颖" w:date="2026-03-23T01:04:15Z">
        <w:r>
          <w:rPr>
            <w:rFonts w:hint="eastAsia" w:ascii="Times New Roman" w:hAnsi="Times New Roman" w:cs="Times New Roman"/>
          </w:rPr>
          <w:delText>.</w:delText>
        </w:r>
      </w:del>
      <w:del w:id="62" w:author="Choi Wing 诗颖" w:date="2026-03-23T01:04:15Z">
        <w:r>
          <w:rPr>
            <w:rFonts w:hint="eastAsia" w:ascii="Times New Roman" w:hAnsi="Times New Roman" w:cs="Times New Roman"/>
            <w:color w:val="D9D9D9" w:themeColor="background1" w:themeShade="D9"/>
            <w:rPrChange w:id="63" w:author="Choi Wing 诗颖" w:date="2026-03-23T00:10:10Z">
              <w:rPr>
                <w:rFonts w:hint="eastAsia" w:ascii="Times New Roman" w:hAnsi="Times New Roman" w:cs="Times New Roman"/>
              </w:rPr>
            </w:rPrChange>
          </w:rPr>
          <w:delText xml:space="preserve"> </w:delText>
        </w:r>
      </w:del>
      <w:del w:id="65" w:author="Choi Wing 诗颖" w:date="2026-03-23T01:04:15Z">
        <w:r>
          <w:rPr>
            <w:rFonts w:hint="eastAsia" w:ascii="Times New Roman" w:hAnsi="Times New Roman" w:cs="Times New Roman"/>
            <w:color w:val="D9D9D9" w:themeColor="background1" w:themeShade="D9"/>
            <w:rPrChange w:id="66" w:author="Choi Wing 诗颖" w:date="2026-03-23T00:10:10Z">
              <w:rPr>
                <w:rFonts w:hint="eastAsia" w:ascii="Times New Roman" w:hAnsi="Times New Roman" w:cs="Times New Roman"/>
              </w:rPr>
            </w:rPrChange>
          </w:rPr>
          <w:delText>The MPF requires employees with a monthly income of HK$7,100 or more to contribute 5% of their income</w:delText>
        </w:r>
      </w:del>
      <w:del w:id="68" w:author="Choi Wing 诗颖" w:date="2026-03-23T01:04:15Z">
        <w:r>
          <w:rPr>
            <w:rFonts w:hint="eastAsia" w:ascii="Times New Roman" w:hAnsi="Times New Roman" w:cs="Times New Roman"/>
            <w:color w:val="D9D9D9" w:themeColor="background1" w:themeShade="D9"/>
            <w:rPrChange w:id="69" w:author="Choi Wing 诗颖" w:date="2026-03-23T00:10:10Z">
              <w:rPr>
                <w:rFonts w:hint="eastAsia" w:ascii="Times New Roman" w:hAnsi="Times New Roman" w:cs="Times New Roman"/>
              </w:rPr>
            </w:rPrChange>
          </w:rPr>
          <w:delText xml:space="preserve">. </w:delText>
        </w:r>
      </w:del>
      <w:del w:id="71" w:author="Choi Wing 诗颖" w:date="2026-03-23T01:04:15Z">
        <w:r>
          <w:rPr>
            <w:rFonts w:hint="eastAsia" w:ascii="Times New Roman" w:hAnsi="Times New Roman" w:cs="Times New Roman"/>
            <w:color w:val="D9D9D9" w:themeColor="background1" w:themeShade="D9"/>
            <w:rPrChange w:id="72" w:author="Choi Wing 诗颖" w:date="2026-03-23T00:10:33Z">
              <w:rPr>
                <w:rFonts w:hint="eastAsia" w:ascii="Times New Roman" w:hAnsi="Times New Roman" w:cs="Times New Roman"/>
              </w:rPr>
            </w:rPrChange>
          </w:rPr>
          <w:delText>Meanwhile, 35% of private sector employees are considered to be living paycheck to paycheck, making the 5% mandatory contribution a heavy burden for them</w:delText>
        </w:r>
      </w:del>
      <w:del w:id="74" w:author="Choi Wing 诗颖" w:date="2026-03-23T01:04:15Z">
        <w:r>
          <w:rPr>
            <w:rFonts w:hint="eastAsia" w:ascii="Times New Roman" w:hAnsi="Times New Roman" w:cs="Times New Roman"/>
            <w:color w:val="D9D9D9" w:themeColor="background1" w:themeShade="D9"/>
            <w:rPrChange w:id="75" w:author="Choi Wing 诗颖" w:date="2026-03-23T00:10:33Z">
              <w:rPr>
                <w:rFonts w:hint="eastAsia" w:ascii="Times New Roman" w:hAnsi="Times New Roman" w:cs="Times New Roman"/>
              </w:rPr>
            </w:rPrChange>
          </w:rPr>
          <w:delText>.</w:delText>
        </w:r>
      </w:del>
      <w:r>
        <w:rPr>
          <w:rFonts w:hint="eastAsia" w:ascii="Times New Roman" w:hAnsi="Times New Roman" w:cs="Times New Roman"/>
        </w:rPr>
        <w:t xml:space="preserve"> According to a survey by WTW, both high-income and low-income employees in Hong Kong believe that their retirement savings are insufficient, and high-income employees think that their actual savings rate is 16% lower than expected(Hwang, 2022). </w:t>
      </w:r>
      <w:del w:id="77" w:author="Choi Wing 诗颖" w:date="2026-03-23T01:04:19Z">
        <w:r>
          <w:rPr>
            <w:rFonts w:hint="eastAsia" w:ascii="Times New Roman" w:hAnsi="Times New Roman" w:cs="Times New Roman"/>
            <w:color w:val="D9D9D9" w:themeColor="background1" w:themeShade="D9"/>
            <w:rPrChange w:id="78" w:author="Choi Wing 诗颖" w:date="2026-03-23T00:20:03Z">
              <w:rPr>
                <w:rFonts w:hint="eastAsia" w:ascii="Times New Roman" w:hAnsi="Times New Roman" w:cs="Times New Roman"/>
              </w:rPr>
            </w:rPrChange>
          </w:rPr>
          <w:delText>Additionally, the survey found that only 8% of respondents use financial apps to track their retirement savings(Hwang, 2022).</w:delText>
        </w:r>
      </w:del>
      <w:del w:id="80" w:author="Choi Wing 诗颖" w:date="2026-03-23T01:04:20Z">
        <w:r>
          <w:rPr>
            <w:rFonts w:hint="eastAsia" w:ascii="Times New Roman" w:hAnsi="Times New Roman" w:cs="Times New Roman"/>
          </w:rPr>
          <w:delText xml:space="preserve"> </w:delText>
        </w:r>
      </w:del>
      <w:ins w:id="81" w:author="Choi Wing 诗颖" w:date="2026-03-23T00:23:28Z">
        <w:r>
          <w:rPr>
            <w:rFonts w:hint="default" w:ascii="Times New Roman" w:hAnsi="Times New Roman" w:cs="Times New Roman"/>
            <w:lang w:val="en-US" w:eastAsia="zh-CN"/>
          </w:rPr>
          <w:t>Besides, Hong Kong’s banking sector, comprising major international and local banks, serves as the primary provider of MPF services, retirement savings products, and financial advisory services (HKMA, 2023)</w:t>
        </w:r>
      </w:ins>
      <w:ins w:id="82" w:author="Choi Wing 诗颖" w:date="2026-03-23T00:23:30Z">
        <w:r>
          <w:rPr>
            <w:rFonts w:hint="default" w:ascii="Times New Roman" w:hAnsi="Times New Roman" w:cs="Times New Roman"/>
            <w:lang w:val="en-US" w:eastAsia="zh-CN"/>
          </w:rPr>
          <w:t>.</w:t>
        </w:r>
      </w:ins>
      <w:ins w:id="83" w:author="Choi Wing 诗颖" w:date="2026-03-23T00:23:31Z">
        <w:r>
          <w:rPr>
            <w:rFonts w:hint="default" w:ascii="Times New Roman" w:hAnsi="Times New Roman" w:cs="Times New Roman"/>
            <w:lang w:val="en-US" w:eastAsia="zh-CN"/>
          </w:rPr>
          <w:t xml:space="preserve"> </w:t>
        </w:r>
      </w:ins>
      <w:r>
        <w:rPr>
          <w:rFonts w:hint="eastAsia" w:ascii="Times New Roman" w:hAnsi="Times New Roman" w:cs="Times New Roman"/>
        </w:rPr>
        <w:t>Financial education emerges as a critical tool for enhancing individual financial capabilities, yet the specific role of commercial banks in delivering effective financial education within Hong Kong’s unique sociocultural context remains under explored. The related research further indicates that the penetration rate of financial education in Hong Kong still needs to be improved</w:t>
      </w:r>
      <w:ins w:id="84" w:author="Choi Wing 诗颖" w:date="2026-03-22T00:14:57Z">
        <w:r>
          <w:rPr>
            <w:rFonts w:hint="eastAsia" w:ascii="Times New Roman" w:hAnsi="Times New Roman" w:cs="Times New Roman"/>
            <w:lang w:val="en-US" w:eastAsia="zh-CN"/>
          </w:rPr>
          <w:t xml:space="preserve"> </w:t>
        </w:r>
      </w:ins>
      <w:r>
        <w:rPr>
          <w:rFonts w:hint="eastAsia" w:ascii="Times New Roman" w:hAnsi="Times New Roman" w:cs="Times New Roman"/>
        </w:rPr>
        <w:t>(Moh et al., 2026).</w:t>
      </w:r>
      <w:del w:id="85" w:author="Choi Wing 诗颖" w:date="2026-03-23T00:23:26Z">
        <w:r>
          <w:rPr>
            <w:rFonts w:hint="eastAsia" w:ascii="Times New Roman" w:hAnsi="Times New Roman" w:cs="Times New Roman"/>
            <w:lang w:val="en-US" w:eastAsia="zh-CN"/>
          </w:rPr>
          <w:delText xml:space="preserve"> </w:delText>
        </w:r>
      </w:del>
    </w:p>
    <w:p w14:paraId="6792418C">
      <w:pPr>
        <w:rPr>
          <w:ins w:id="86" w:author="Choi Wing 诗颖" w:date="2026-03-22T23:38:15Z"/>
          <w:rFonts w:ascii="Times New Roman" w:hAnsi="Times New Roman" w:cs="Times New Roman"/>
        </w:rPr>
      </w:pPr>
      <w:r>
        <w:rPr>
          <w:rFonts w:ascii="Times New Roman" w:hAnsi="Times New Roman" w:cs="Times New Roman"/>
        </w:rPr>
        <w:t xml:space="preserve">Hong Kong faces a significant </w:t>
      </w:r>
      <w:r>
        <w:rPr>
          <w:rFonts w:hint="eastAsia" w:ascii="Times New Roman" w:hAnsi="Times New Roman" w:cs="Times New Roman"/>
        </w:rPr>
        <w:t xml:space="preserve">financial </w:t>
      </w:r>
      <w:r>
        <w:rPr>
          <w:rFonts w:ascii="Times New Roman" w:hAnsi="Times New Roman" w:cs="Times New Roman"/>
        </w:rPr>
        <w:t xml:space="preserve">retirement planning challenge, which have been discussed through previous research identifying that current </w:t>
      </w:r>
      <w:r>
        <w:rPr>
          <w:rFonts w:hint="eastAsia" w:ascii="Times New Roman" w:hAnsi="Times New Roman" w:cs="Times New Roman"/>
        </w:rPr>
        <w:t xml:space="preserve">financial </w:t>
      </w:r>
      <w:r>
        <w:rPr>
          <w:rFonts w:ascii="Times New Roman" w:hAnsi="Times New Roman" w:cs="Times New Roman"/>
        </w:rPr>
        <w:t xml:space="preserve">retirement planning models may not fully address the realities faced by </w:t>
      </w:r>
      <w:r>
        <w:rPr>
          <w:rFonts w:hint="eastAsia" w:ascii="Times New Roman" w:hAnsi="Times New Roman" w:cs="Times New Roman"/>
          <w:lang w:val="en-US" w:eastAsia="zh-CN"/>
        </w:rPr>
        <w:t>current employees</w:t>
      </w:r>
      <w:r>
        <w:rPr>
          <w:rFonts w:ascii="Times New Roman" w:hAnsi="Times New Roman" w:cs="Times New Roman"/>
        </w:rPr>
        <w:t>, who have limited control over their financial futures</w:t>
      </w:r>
      <w:ins w:id="87" w:author="Choi Wing 诗颖" w:date="2026-03-23T00:25:01Z">
        <w:r>
          <w:rPr>
            <w:rFonts w:hint="default" w:ascii="Times New Roman" w:hAnsi="Times New Roman" w:cs="Times New Roman"/>
            <w:lang w:val="en-US"/>
          </w:rPr>
          <w:t xml:space="preserve"> (</w:t>
        </w:r>
      </w:ins>
      <w:ins w:id="88" w:author="Choi Wing 诗颖" w:date="2026-03-23T00:25:02Z">
        <w:r>
          <w:rPr>
            <w:rFonts w:hint="default" w:ascii="Times New Roman" w:hAnsi="Times New Roman" w:cs="Times New Roman"/>
            <w:lang w:val="en-US"/>
          </w:rPr>
          <w:t>ref</w:t>
        </w:r>
      </w:ins>
      <w:ins w:id="89" w:author="Choi Wing 诗颖" w:date="2026-03-23T00:25:03Z">
        <w:r>
          <w:rPr>
            <w:rFonts w:hint="default" w:ascii="Times New Roman" w:hAnsi="Times New Roman" w:cs="Times New Roman"/>
            <w:lang w:val="en-US"/>
          </w:rPr>
          <w:t>eren</w:t>
        </w:r>
      </w:ins>
      <w:ins w:id="90" w:author="Choi Wing 诗颖" w:date="2026-03-23T00:25:04Z">
        <w:r>
          <w:rPr>
            <w:rFonts w:hint="default" w:ascii="Times New Roman" w:hAnsi="Times New Roman" w:cs="Times New Roman"/>
            <w:lang w:val="en-US"/>
          </w:rPr>
          <w:t>ce</w:t>
        </w:r>
      </w:ins>
      <w:ins w:id="91" w:author="Choi Wing 诗颖" w:date="2026-03-23T00:25:06Z">
        <w:r>
          <w:rPr>
            <w:rFonts w:hint="default" w:ascii="Times New Roman" w:hAnsi="Times New Roman" w:cs="Times New Roman"/>
            <w:lang w:val="en-US"/>
          </w:rPr>
          <w:t>)</w:t>
        </w:r>
      </w:ins>
      <w:r>
        <w:rPr>
          <w:rFonts w:ascii="Times New Roman" w:hAnsi="Times New Roman" w:cs="Times New Roman"/>
        </w:rPr>
        <w:t>.</w:t>
      </w:r>
    </w:p>
    <w:p w14:paraId="76E4FEAC">
      <w:pPr>
        <w:rPr>
          <w:ins w:id="92" w:author="Choi Wing 诗颖" w:date="2026-03-23T00:18:14Z"/>
          <w:rFonts w:hint="eastAsia" w:ascii="Times New Roman" w:hAnsi="Times New Roman" w:cs="Times New Roman"/>
        </w:rPr>
      </w:pPr>
      <w:ins w:id="93" w:author="Choi Wing 诗颖" w:date="2026-03-22T23:38:18Z">
        <w:r>
          <w:rPr>
            <w:rFonts w:hint="eastAsia" w:ascii="Times New Roman" w:hAnsi="Times New Roman" w:cs="Times New Roman"/>
          </w:rPr>
          <w:t>The study examines employees across various private sector industries, excluding government employees who receive guaranteed pension benefits and self-employed individuals with different retirement planning mechanisms.</w:t>
        </w:r>
      </w:ins>
    </w:p>
    <w:p w14:paraId="454A205C">
      <w:pPr>
        <w:rPr>
          <w:ins w:id="94" w:author="Choi Wing 诗颖" w:date="2026-03-23T12:18:33Z"/>
          <w:rFonts w:ascii="Times New Roman" w:hAnsi="Times New Roman" w:cs="Times New Roman"/>
        </w:rPr>
      </w:pPr>
      <w:ins w:id="95" w:author="Choi Wing 诗颖" w:date="2026-03-23T12:18:33Z">
        <w:r>
          <w:rPr>
            <w:rFonts w:ascii="Times New Roman" w:hAnsi="Times New Roman" w:cs="Times New Roman"/>
          </w:rPr>
          <w:t>Following the Sri Lanka study design adapted to Hong Kong's context(Bandara &amp; Durairatnam, 2025), this study focuses on private sector employees in Hong Kong. For this research, "private sector employees" are defined as individuals employed by:</w:t>
        </w:r>
      </w:ins>
    </w:p>
    <w:p w14:paraId="4C3313E7">
      <w:pPr>
        <w:rPr>
          <w:ins w:id="96" w:author="Choi Wing 诗颖" w:date="2026-03-23T12:18:33Z"/>
          <w:rFonts w:ascii="Times New Roman" w:hAnsi="Times New Roman" w:cs="Times New Roman"/>
        </w:rPr>
      </w:pPr>
      <w:ins w:id="97" w:author="Choi Wing 诗颖" w:date="2026-03-23T12:18:33Z">
        <w:r>
          <w:rPr>
            <w:rFonts w:ascii="Times New Roman" w:hAnsi="Times New Roman" w:cs="Times New Roman"/>
          </w:rPr>
          <w:t xml:space="preserve">1) commercial enterprises seeking profit including corporations, partnership. </w:t>
        </w:r>
      </w:ins>
    </w:p>
    <w:p w14:paraId="3CE3FED1">
      <w:pPr>
        <w:rPr>
          <w:ins w:id="98" w:author="Choi Wing 诗颖" w:date="2026-03-23T12:18:33Z"/>
          <w:rFonts w:ascii="Times New Roman" w:hAnsi="Times New Roman" w:cs="Times New Roman"/>
        </w:rPr>
      </w:pPr>
      <w:ins w:id="99" w:author="Choi Wing 诗颖" w:date="2026-03-23T12:18:33Z">
        <w:r>
          <w:rPr>
            <w:rFonts w:ascii="Times New Roman" w:hAnsi="Times New Roman" w:cs="Times New Roman"/>
          </w:rPr>
          <w:t xml:space="preserve">2) NGO and non-profits organization. </w:t>
        </w:r>
      </w:ins>
    </w:p>
    <w:p w14:paraId="48A2D5A0">
      <w:pPr>
        <w:rPr>
          <w:ins w:id="100" w:author="Choi Wing 诗颖" w:date="2026-03-23T12:18:33Z"/>
          <w:rFonts w:hint="eastAsia" w:ascii="Times New Roman" w:hAnsi="Times New Roman" w:cs="Times New Roman"/>
        </w:rPr>
      </w:pPr>
      <w:ins w:id="101" w:author="Choi Wing 诗颖" w:date="2026-03-23T12:18:33Z">
        <w:r>
          <w:rPr>
            <w:rFonts w:ascii="Times New Roman" w:hAnsi="Times New Roman" w:cs="Times New Roman"/>
          </w:rPr>
          <w:t>3) commerical principal statuory bodies, like public utilities.</w:t>
        </w:r>
      </w:ins>
    </w:p>
    <w:p w14:paraId="3F379998">
      <w:pPr>
        <w:rPr>
          <w:ins w:id="102" w:author="Choi Wing 诗颖" w:date="2026-03-23T12:18:33Z"/>
          <w:rFonts w:ascii="Times New Roman" w:hAnsi="Times New Roman" w:cs="Times New Roman"/>
        </w:rPr>
      </w:pPr>
      <w:ins w:id="103" w:author="Choi Wing 诗颖" w:date="2026-03-23T12:18:33Z">
        <w:r>
          <w:rPr>
            <w:rFonts w:ascii="Times New Roman" w:hAnsi="Times New Roman" w:cs="Times New Roman"/>
          </w:rPr>
          <w:t>In terms of MPF Cap. 485, the employees exclude government, self-employed are subject to the MPF plan. As well as employee ordiance Cap. 57, it defines the employment relationship between private sector and government servants, similar to “Hong Kong Standard Industrial Classification (HSIC)”(CSD, 2025). From the Company ordiance Cap. 622, the commercial entities are the core of Hong Kong private sector. In general, the legal, regulatory and statistical perspective have the sharing definition to the private sector employee.</w:t>
        </w:r>
      </w:ins>
    </w:p>
    <w:p w14:paraId="64697BE8">
      <w:pPr>
        <w:rPr>
          <w:del w:id="104" w:author="Choi Wing 诗颖" w:date="2026-03-23T12:18:33Z"/>
          <w:rFonts w:hint="default" w:ascii="Times New Roman" w:hAnsi="Times New Roman" w:cs="Times New Roman"/>
          <w:lang w:val="en-US"/>
        </w:rPr>
      </w:pPr>
    </w:p>
    <w:p w14:paraId="70E98181">
      <w:pPr>
        <w:rPr>
          <w:del w:id="105" w:author="Choi Wing 诗颖" w:date="2026-03-23T12:18:33Z"/>
          <w:rFonts w:ascii="Times New Roman" w:hAnsi="Times New Roman" w:cs="Times New Roman"/>
        </w:rPr>
      </w:pPr>
      <w:del w:id="106" w:author="Choi Wing 诗颖" w:date="2026-03-23T12:18:33Z">
        <w:r>
          <w:rPr>
            <w:rFonts w:ascii="Times New Roman" w:hAnsi="Times New Roman" w:cs="Times New Roman"/>
          </w:rPr>
          <w:delText xml:space="preserve">Specific Hong Kong Context: </w:delText>
        </w:r>
      </w:del>
    </w:p>
    <w:p w14:paraId="491A3669">
      <w:pPr>
        <w:rPr>
          <w:del w:id="107" w:author="Choi Wing 诗颖" w:date="2026-03-23T12:18:33Z"/>
          <w:rFonts w:hint="default" w:ascii="Times New Roman" w:hAnsi="Times New Roman" w:cs="Times New Roman" w:eastAsiaTheme="minorEastAsia"/>
          <w:lang w:val="en-US" w:eastAsia="zh-CN"/>
        </w:rPr>
      </w:pPr>
      <w:del w:id="108" w:author="Choi Wing 诗颖" w:date="2026-03-23T12:18:33Z">
        <w:r>
          <w:rPr>
            <w:rFonts w:ascii="Times New Roman" w:hAnsi="Times New Roman" w:cs="Times New Roman"/>
          </w:rPr>
          <w:delText xml:space="preserve">Retirement System: Relies primarily on MPF, with low-income individuals often having limited contributions </w:delText>
        </w:r>
      </w:del>
    </w:p>
    <w:p w14:paraId="0DA6406D">
      <w:pPr>
        <w:rPr>
          <w:del w:id="109" w:author="Choi Wing 诗颖" w:date="2026-03-23T12:18:33Z"/>
          <w:rFonts w:hint="default" w:ascii="Times New Roman" w:hAnsi="Times New Roman" w:cs="Times New Roman" w:eastAsiaTheme="minorEastAsia"/>
          <w:lang w:val="en-US" w:eastAsia="zh-CN"/>
        </w:rPr>
      </w:pPr>
      <w:del w:id="110" w:author="Choi Wing 诗颖" w:date="2026-03-23T12:18:33Z">
        <w:r>
          <w:rPr>
            <w:rFonts w:ascii="Times New Roman" w:hAnsi="Times New Roman" w:cs="Times New Roman"/>
          </w:rPr>
          <w:delText xml:space="preserve">Gini Coefficient: 0.539 (Census and Statistics Department, </w:delText>
        </w:r>
      </w:del>
      <w:del w:id="111" w:author="Choi Wing 诗颖" w:date="2026-03-23T12:18:33Z">
        <w:r>
          <w:rPr>
            <w:rFonts w:hint="eastAsia" w:ascii="Times New Roman" w:hAnsi="Times New Roman" w:cs="Times New Roman"/>
          </w:rPr>
          <w:delText>2021</w:delText>
        </w:r>
      </w:del>
      <w:del w:id="112" w:author="Choi Wing 诗颖" w:date="2026-03-23T12:18:33Z">
        <w:r>
          <w:rPr>
            <w:rFonts w:ascii="Times New Roman" w:hAnsi="Times New Roman" w:cs="Times New Roman"/>
          </w:rPr>
          <w:delText xml:space="preserve">), among the highest globally. </w:delText>
        </w:r>
      </w:del>
    </w:p>
    <w:p w14:paraId="1E4D6EFF">
      <w:pPr>
        <w:rPr>
          <w:del w:id="113" w:author="Choi Wing 诗颖" w:date="2026-03-23T12:18:33Z"/>
          <w:rFonts w:hint="eastAsia" w:ascii="Times New Roman" w:hAnsi="Times New Roman" w:cs="Times New Roman"/>
        </w:rPr>
      </w:pPr>
      <w:del w:id="114" w:author="Choi Wing 诗颖" w:date="2026-03-23T12:18:33Z">
        <w:r>
          <w:rPr>
            <w:rFonts w:hint="eastAsia" w:ascii="Times New Roman" w:hAnsi="Times New Roman" w:cs="Times New Roman"/>
            <w:lang w:val="en-US" w:eastAsia="zh-CN"/>
          </w:rPr>
          <w:delText xml:space="preserve">Private Sector Employees: As of March 2025, the number of private sector employees in Hong Kong, excluding civil servants, was 2,714,442 </w:delText>
        </w:r>
      </w:del>
      <w:del w:id="115" w:author="Choi Wing 诗颖" w:date="2026-03-23T12:18:33Z">
        <w:r>
          <w:rPr>
            <w:rFonts w:hint="eastAsia" w:ascii="Times New Roman" w:hAnsi="Times New Roman" w:cs="Times New Roman"/>
          </w:rPr>
          <w:delText>(</w:delText>
        </w:r>
      </w:del>
      <w:del w:id="116" w:author="Choi Wing 诗颖" w:date="2026-03-23T12:18:33Z">
        <w:r>
          <w:rPr>
            <w:rFonts w:ascii="Times New Roman" w:hAnsi="Times New Roman" w:cs="Times New Roman"/>
          </w:rPr>
          <w:delText>Census and Statistics Department</w:delText>
        </w:r>
      </w:del>
      <w:del w:id="117" w:author="Choi Wing 诗颖" w:date="2026-03-23T12:18:33Z">
        <w:r>
          <w:rPr>
            <w:rFonts w:hint="eastAsia" w:ascii="Times New Roman" w:hAnsi="Times New Roman" w:cs="Times New Roman"/>
          </w:rPr>
          <w:delText>, 2025).</w:delText>
        </w:r>
      </w:del>
    </w:p>
    <w:p w14:paraId="5034ABE8">
      <w:pPr>
        <w:rPr>
          <w:del w:id="118" w:author="Choi Wing 诗颖" w:date="2026-03-23T12:18:33Z"/>
          <w:rFonts w:hint="eastAsia" w:ascii="Times New Roman" w:hAnsi="Times New Roman" w:cs="Times New Roman"/>
          <w:lang w:val="en-US" w:eastAsia="zh-CN"/>
        </w:rPr>
      </w:pPr>
      <w:del w:id="119" w:author="Choi Wing 诗颖" w:date="2026-03-23T12:18:33Z">
        <w:r>
          <w:rPr>
            <w:rFonts w:hint="eastAsia" w:ascii="Times New Roman" w:hAnsi="Times New Roman" w:cs="Times New Roman"/>
            <w:lang w:val="en-US" w:eastAsia="zh-CN"/>
          </w:rPr>
          <w:delText>还是少了private sector的定义，再来加一点。</w:delText>
        </w:r>
      </w:del>
    </w:p>
    <w:p w14:paraId="6CC4B878">
      <w:pPr>
        <w:rPr>
          <w:del w:id="120" w:author="Choi Wing 诗颖" w:date="2026-03-23T12:18:33Z"/>
          <w:rFonts w:hint="default" w:ascii="Times New Roman" w:hAnsi="Times New Roman" w:cs="Times New Roman"/>
          <w:lang w:val="en-US" w:eastAsia="zh-CN"/>
        </w:rPr>
      </w:pPr>
    </w:p>
    <w:p w14:paraId="5AD224A9">
      <w:pPr>
        <w:rPr>
          <w:ins w:id="121" w:author="Choi Wing 诗颖" w:date="2026-03-23T12:16:59Z"/>
          <w:rFonts w:hint="eastAsia" w:ascii="Times New Roman" w:hAnsi="Times New Roman" w:cs="Times New Roman"/>
          <w:b/>
          <w:bCs/>
          <w:lang w:val="en-US" w:eastAsia="zh-CN"/>
        </w:rPr>
      </w:pPr>
    </w:p>
    <w:p w14:paraId="0C924D9E">
      <w:pPr>
        <w:rPr>
          <w:rFonts w:ascii="Times New Roman" w:hAnsi="Times New Roman" w:cs="Times New Roman"/>
          <w:b/>
          <w:bCs/>
        </w:rPr>
      </w:pPr>
      <w:r>
        <w:rPr>
          <w:rFonts w:hint="eastAsia" w:ascii="Times New Roman" w:hAnsi="Times New Roman" w:cs="Times New Roman"/>
          <w:b/>
          <w:bCs/>
          <w:lang w:val="en-US" w:eastAsia="zh-CN"/>
        </w:rPr>
        <w:t>3</w:t>
      </w:r>
      <w:r>
        <w:rPr>
          <w:rFonts w:ascii="Times New Roman" w:hAnsi="Times New Roman" w:cs="Times New Roman"/>
          <w:b/>
          <w:bCs/>
        </w:rPr>
        <w:t>. Research Questions：</w:t>
      </w:r>
    </w:p>
    <w:p w14:paraId="421343AF">
      <w:pPr>
        <w:rPr>
          <w:del w:id="122" w:author="Choi Wing 诗颖" w:date="2026-03-23T01:21:15Z"/>
          <w:rFonts w:ascii="Times New Roman" w:hAnsi="Times New Roman" w:cs="Times New Roman"/>
        </w:rPr>
      </w:pPr>
      <w:r>
        <w:rPr>
          <w:rFonts w:ascii="Times New Roman" w:hAnsi="Times New Roman" w:cs="Times New Roman"/>
        </w:rPr>
        <w:t xml:space="preserve">This study aims to explore the mechanisms of whether bank-led financial education can positively influence </w:t>
      </w:r>
      <w:r>
        <w:rPr>
          <w:rFonts w:hint="eastAsia" w:ascii="Times New Roman" w:hAnsi="Times New Roman" w:cs="Times New Roman"/>
        </w:rPr>
        <w:t xml:space="preserve">financial </w:t>
      </w:r>
      <w:r>
        <w:rPr>
          <w:rFonts w:ascii="Times New Roman" w:hAnsi="Times New Roman" w:cs="Times New Roman"/>
        </w:rPr>
        <w:t xml:space="preserve">retirement planning in Hong Kong's </w:t>
      </w:r>
      <w:r>
        <w:rPr>
          <w:rFonts w:hint="eastAsia" w:ascii="Times New Roman" w:hAnsi="Times New Roman" w:cs="Times New Roman"/>
          <w:lang w:val="en-US" w:eastAsia="zh-CN"/>
        </w:rPr>
        <w:t>private sector employees</w:t>
      </w:r>
      <w:r>
        <w:rPr>
          <w:rFonts w:ascii="Times New Roman" w:hAnsi="Times New Roman" w:cs="Times New Roman"/>
        </w:rPr>
        <w:t xml:space="preserve">, </w:t>
      </w:r>
      <w:ins w:id="123" w:author="Choi Wing 诗颖" w:date="2026-03-23T01:11:38Z">
        <w:r>
          <w:rPr>
            <w:rFonts w:hint="default" w:ascii="Times New Roman" w:hAnsi="Times New Roman" w:cs="Times New Roman"/>
            <w:lang w:val="en-US"/>
          </w:rPr>
          <w:t>an</w:t>
        </w:r>
      </w:ins>
      <w:ins w:id="124" w:author="Choi Wing 诗颖" w:date="2026-03-23T01:11:39Z">
        <w:r>
          <w:rPr>
            <w:rFonts w:hint="default" w:ascii="Times New Roman" w:hAnsi="Times New Roman" w:cs="Times New Roman"/>
            <w:lang w:val="en-US"/>
          </w:rPr>
          <w:t xml:space="preserve">d </w:t>
        </w:r>
      </w:ins>
      <w:ins w:id="125" w:author="Choi Wing 诗颖" w:date="2026-03-23T01:11:47Z">
        <w:r>
          <w:rPr>
            <w:rFonts w:hint="default" w:ascii="Times New Roman" w:hAnsi="Times New Roman" w:cs="Times New Roman"/>
            <w:lang w:val="en-US"/>
          </w:rPr>
          <w:t>t</w:t>
        </w:r>
      </w:ins>
      <w:ins w:id="126" w:author="Choi Wing 诗颖" w:date="2026-03-23T01:11:48Z">
        <w:r>
          <w:rPr>
            <w:rFonts w:hint="default" w:ascii="Times New Roman" w:hAnsi="Times New Roman" w:cs="Times New Roman"/>
            <w:lang w:val="en-US"/>
          </w:rPr>
          <w:t>o</w:t>
        </w:r>
      </w:ins>
      <w:ins w:id="127" w:author="Choi Wing 诗颖" w:date="2026-03-23T01:11:48Z">
        <w:r>
          <w:rPr>
            <w:rFonts w:hint="eastAsia" w:ascii="Times New Roman" w:hAnsi="Times New Roman" w:cs="Times New Roman"/>
            <w:lang w:val="en-US" w:eastAsia="zh-CN"/>
          </w:rPr>
          <w:t xml:space="preserve"> </w:t>
        </w:r>
      </w:ins>
      <w:ins w:id="128" w:author="Choi Wing 诗颖" w:date="2026-03-23T01:11:51Z">
        <w:r>
          <w:rPr>
            <w:rFonts w:hint="eastAsia" w:ascii="Times New Roman" w:hAnsi="Times New Roman" w:cs="Times New Roman"/>
            <w:lang w:val="en-US" w:eastAsia="zh-CN"/>
          </w:rPr>
          <w:t xml:space="preserve">leverage </w:t>
        </w:r>
      </w:ins>
      <w:ins w:id="129" w:author="Choi Wing 诗颖" w:date="2026-03-23T01:11:52Z">
        <w:r>
          <w:rPr>
            <w:rFonts w:hint="default" w:ascii="Times New Roman" w:hAnsi="Times New Roman" w:cs="Times New Roman"/>
            <w:lang w:val="en-US" w:eastAsia="zh-CN"/>
          </w:rPr>
          <w:t>how</w:t>
        </w:r>
      </w:ins>
      <w:ins w:id="130" w:author="Choi Wing 诗颖" w:date="2026-03-23T01:11:53Z">
        <w:r>
          <w:rPr>
            <w:rFonts w:hint="default" w:ascii="Times New Roman" w:hAnsi="Times New Roman" w:cs="Times New Roman"/>
            <w:lang w:val="en-US" w:eastAsia="zh-CN"/>
          </w:rPr>
          <w:t xml:space="preserve"> bank</w:t>
        </w:r>
      </w:ins>
      <w:ins w:id="131" w:author="Choi Wing 诗颖" w:date="2026-03-23T01:11:54Z">
        <w:r>
          <w:rPr>
            <w:rFonts w:hint="default" w:ascii="Times New Roman" w:hAnsi="Times New Roman" w:cs="Times New Roman"/>
            <w:lang w:val="en-US" w:eastAsia="zh-CN"/>
          </w:rPr>
          <w:t xml:space="preserve">s </w:t>
        </w:r>
      </w:ins>
      <w:ins w:id="132" w:author="Choi Wing 诗颖" w:date="2026-03-23T01:11:58Z">
        <w:r>
          <w:rPr>
            <w:rFonts w:hint="default" w:ascii="Times New Roman" w:hAnsi="Times New Roman" w:cs="Times New Roman"/>
            <w:lang w:val="en-US" w:eastAsia="zh-CN"/>
          </w:rPr>
          <w:t>c</w:t>
        </w:r>
      </w:ins>
      <w:ins w:id="133" w:author="Choi Wing 诗颖" w:date="2026-03-23T01:11:59Z">
        <w:r>
          <w:rPr>
            <w:rFonts w:hint="default" w:ascii="Times New Roman" w:hAnsi="Times New Roman" w:cs="Times New Roman"/>
            <w:lang w:val="en-US" w:eastAsia="zh-CN"/>
          </w:rPr>
          <w:t>ould</w:t>
        </w:r>
      </w:ins>
      <w:ins w:id="134" w:author="Choi Wing 诗颖" w:date="2026-03-23T01:12:00Z">
        <w:r>
          <w:rPr>
            <w:rFonts w:hint="default" w:ascii="Times New Roman" w:hAnsi="Times New Roman" w:cs="Times New Roman"/>
            <w:lang w:val="en-US" w:eastAsia="zh-CN"/>
          </w:rPr>
          <w:t xml:space="preserve"> ul</w:t>
        </w:r>
      </w:ins>
      <w:ins w:id="135" w:author="Choi Wing 诗颖" w:date="2026-03-23T01:12:01Z">
        <w:r>
          <w:rPr>
            <w:rFonts w:hint="default" w:ascii="Times New Roman" w:hAnsi="Times New Roman" w:cs="Times New Roman"/>
            <w:lang w:val="en-US" w:eastAsia="zh-CN"/>
          </w:rPr>
          <w:t>tiliz</w:t>
        </w:r>
      </w:ins>
      <w:ins w:id="136" w:author="Choi Wing 诗颖" w:date="2026-03-23T01:12:02Z">
        <w:r>
          <w:rPr>
            <w:rFonts w:hint="default" w:ascii="Times New Roman" w:hAnsi="Times New Roman" w:cs="Times New Roman"/>
            <w:lang w:val="en-US" w:eastAsia="zh-CN"/>
          </w:rPr>
          <w:t>e CW</w:t>
        </w:r>
      </w:ins>
      <w:ins w:id="137" w:author="Choi Wing 诗颖" w:date="2026-03-23T01:12:03Z">
        <w:r>
          <w:rPr>
            <w:rFonts w:hint="default" w:ascii="Times New Roman" w:hAnsi="Times New Roman" w:cs="Times New Roman"/>
            <w:lang w:val="en-US" w:eastAsia="zh-CN"/>
          </w:rPr>
          <w:t>O fr</w:t>
        </w:r>
      </w:ins>
      <w:ins w:id="138" w:author="Choi Wing 诗颖" w:date="2026-03-23T01:12:04Z">
        <w:r>
          <w:rPr>
            <w:rFonts w:hint="default" w:ascii="Times New Roman" w:hAnsi="Times New Roman" w:cs="Times New Roman"/>
            <w:lang w:val="en-US" w:eastAsia="zh-CN"/>
          </w:rPr>
          <w:t>am</w:t>
        </w:r>
      </w:ins>
      <w:ins w:id="139" w:author="Choi Wing 诗颖" w:date="2026-03-23T01:12:05Z">
        <w:r>
          <w:rPr>
            <w:rFonts w:hint="default" w:ascii="Times New Roman" w:hAnsi="Times New Roman" w:cs="Times New Roman"/>
            <w:lang w:val="en-US" w:eastAsia="zh-CN"/>
          </w:rPr>
          <w:t>e</w:t>
        </w:r>
      </w:ins>
      <w:ins w:id="140" w:author="Choi Wing 诗颖" w:date="2026-03-23T01:12:07Z">
        <w:r>
          <w:rPr>
            <w:rFonts w:hint="default" w:ascii="Times New Roman" w:hAnsi="Times New Roman" w:cs="Times New Roman"/>
            <w:lang w:val="en-US" w:eastAsia="zh-CN"/>
          </w:rPr>
          <w:t>work</w:t>
        </w:r>
      </w:ins>
      <w:ins w:id="141" w:author="Choi Wing 诗颖" w:date="2026-03-23T01:12:08Z">
        <w:r>
          <w:rPr>
            <w:rFonts w:hint="default" w:ascii="Times New Roman" w:hAnsi="Times New Roman" w:cs="Times New Roman"/>
            <w:lang w:val="en-US" w:eastAsia="zh-CN"/>
          </w:rPr>
          <w:t xml:space="preserve"> t</w:t>
        </w:r>
      </w:ins>
      <w:ins w:id="142" w:author="Choi Wing 诗颖" w:date="2026-03-23T01:12:09Z">
        <w:r>
          <w:rPr>
            <w:rFonts w:hint="default" w:ascii="Times New Roman" w:hAnsi="Times New Roman" w:cs="Times New Roman"/>
            <w:lang w:val="en-US" w:eastAsia="zh-CN"/>
          </w:rPr>
          <w:t>o pr</w:t>
        </w:r>
      </w:ins>
      <w:ins w:id="143" w:author="Choi Wing 诗颖" w:date="2026-03-23T01:12:10Z">
        <w:r>
          <w:rPr>
            <w:rFonts w:hint="default" w:ascii="Times New Roman" w:hAnsi="Times New Roman" w:cs="Times New Roman"/>
            <w:lang w:val="en-US" w:eastAsia="zh-CN"/>
          </w:rPr>
          <w:t>ov</w:t>
        </w:r>
      </w:ins>
      <w:ins w:id="144" w:author="Choi Wing 诗颖" w:date="2026-03-23T01:12:11Z">
        <w:r>
          <w:rPr>
            <w:rFonts w:hint="default" w:ascii="Times New Roman" w:hAnsi="Times New Roman" w:cs="Times New Roman"/>
            <w:lang w:val="en-US" w:eastAsia="zh-CN"/>
          </w:rPr>
          <w:t xml:space="preserve">ide </w:t>
        </w:r>
      </w:ins>
      <w:ins w:id="145" w:author="Choi Wing 诗颖" w:date="2026-03-23T01:12:14Z">
        <w:r>
          <w:rPr>
            <w:rFonts w:hint="default" w:ascii="Times New Roman" w:hAnsi="Times New Roman" w:cs="Times New Roman"/>
            <w:lang w:val="en-US" w:eastAsia="zh-CN"/>
          </w:rPr>
          <w:t>re</w:t>
        </w:r>
      </w:ins>
      <w:ins w:id="146" w:author="Choi Wing 诗颖" w:date="2026-03-23T01:12:17Z">
        <w:r>
          <w:rPr>
            <w:rFonts w:hint="default" w:ascii="Times New Roman" w:hAnsi="Times New Roman" w:cs="Times New Roman"/>
            <w:lang w:val="en-US" w:eastAsia="zh-CN"/>
          </w:rPr>
          <w:t>i</w:t>
        </w:r>
      </w:ins>
      <w:ins w:id="147" w:author="Choi Wing 诗颖" w:date="2026-03-23T01:12:18Z">
        <w:r>
          <w:rPr>
            <w:rFonts w:hint="default" w:ascii="Times New Roman" w:hAnsi="Times New Roman" w:cs="Times New Roman"/>
            <w:lang w:val="en-US" w:eastAsia="zh-CN"/>
          </w:rPr>
          <w:t>rem</w:t>
        </w:r>
      </w:ins>
      <w:ins w:id="148" w:author="Choi Wing 诗颖" w:date="2026-03-23T01:12:20Z">
        <w:r>
          <w:rPr>
            <w:rFonts w:hint="default" w:ascii="Times New Roman" w:hAnsi="Times New Roman" w:cs="Times New Roman"/>
            <w:lang w:val="en-US" w:eastAsia="zh-CN"/>
          </w:rPr>
          <w:t>ent</w:t>
        </w:r>
      </w:ins>
      <w:ins w:id="149" w:author="Choi Wing 诗颖" w:date="2026-03-23T01:12:22Z">
        <w:r>
          <w:rPr>
            <w:rFonts w:hint="default" w:ascii="Times New Roman" w:hAnsi="Times New Roman" w:cs="Times New Roman"/>
            <w:lang w:val="en-US" w:eastAsia="zh-CN"/>
          </w:rPr>
          <w:t xml:space="preserve"> p</w:t>
        </w:r>
      </w:ins>
      <w:ins w:id="150" w:author="Choi Wing 诗颖" w:date="2026-03-23T01:12:23Z">
        <w:r>
          <w:rPr>
            <w:rFonts w:hint="default" w:ascii="Times New Roman" w:hAnsi="Times New Roman" w:cs="Times New Roman"/>
            <w:lang w:val="en-US" w:eastAsia="zh-CN"/>
          </w:rPr>
          <w:t>lannin</w:t>
        </w:r>
      </w:ins>
      <w:ins w:id="151" w:author="Choi Wing 诗颖" w:date="2026-03-23T01:12:24Z">
        <w:r>
          <w:rPr>
            <w:rFonts w:hint="default" w:ascii="Times New Roman" w:hAnsi="Times New Roman" w:cs="Times New Roman"/>
            <w:lang w:val="en-US" w:eastAsia="zh-CN"/>
          </w:rPr>
          <w:t>g suppo</w:t>
        </w:r>
      </w:ins>
      <w:ins w:id="152" w:author="Choi Wing 诗颖" w:date="2026-03-23T01:12:25Z">
        <w:r>
          <w:rPr>
            <w:rFonts w:hint="default" w:ascii="Times New Roman" w:hAnsi="Times New Roman" w:cs="Times New Roman"/>
            <w:lang w:val="en-US" w:eastAsia="zh-CN"/>
          </w:rPr>
          <w:t xml:space="preserve">rt. </w:t>
        </w:r>
      </w:ins>
      <w:del w:id="153" w:author="Choi Wing 诗颖" w:date="2026-03-23T01:12:30Z">
        <w:r>
          <w:rPr>
            <w:rFonts w:hint="default" w:ascii="Times New Roman" w:hAnsi="Times New Roman" w:cs="Times New Roman"/>
            <w:lang w:val="en-US"/>
          </w:rPr>
          <w:delText xml:space="preserve">and </w:delText>
        </w:r>
      </w:del>
      <w:ins w:id="154" w:author="Choi Wing 诗颖" w:date="2026-03-23T01:12:30Z">
        <w:r>
          <w:rPr>
            <w:rFonts w:hint="default" w:ascii="Times New Roman" w:hAnsi="Times New Roman" w:cs="Times New Roman"/>
            <w:lang w:val="en-US"/>
          </w:rPr>
          <w:t xml:space="preserve">The </w:t>
        </w:r>
      </w:ins>
      <w:ins w:id="155" w:author="Choi Wing 诗颖" w:date="2026-03-23T01:12:32Z">
        <w:r>
          <w:rPr>
            <w:rFonts w:hint="default" w:ascii="Times New Roman" w:hAnsi="Times New Roman" w:cs="Times New Roman"/>
            <w:lang w:val="en-US"/>
          </w:rPr>
          <w:t>res</w:t>
        </w:r>
      </w:ins>
      <w:ins w:id="156" w:author="Choi Wing 诗颖" w:date="2026-03-23T01:12:33Z">
        <w:r>
          <w:rPr>
            <w:rFonts w:hint="default" w:ascii="Times New Roman" w:hAnsi="Times New Roman" w:cs="Times New Roman"/>
            <w:lang w:val="en-US"/>
          </w:rPr>
          <w:t>earc</w:t>
        </w:r>
      </w:ins>
      <w:ins w:id="157" w:author="Choi Wing 诗颖" w:date="2026-03-23T01:12:34Z">
        <w:r>
          <w:rPr>
            <w:rFonts w:hint="default" w:ascii="Times New Roman" w:hAnsi="Times New Roman" w:cs="Times New Roman"/>
            <w:lang w:val="en-US"/>
          </w:rPr>
          <w:t>h ques</w:t>
        </w:r>
      </w:ins>
      <w:ins w:id="158" w:author="Choi Wing 诗颖" w:date="2026-03-23T01:12:35Z">
        <w:r>
          <w:rPr>
            <w:rFonts w:hint="default" w:ascii="Times New Roman" w:hAnsi="Times New Roman" w:cs="Times New Roman"/>
            <w:lang w:val="en-US"/>
          </w:rPr>
          <w:t xml:space="preserve">tions </w:t>
        </w:r>
      </w:ins>
      <w:ins w:id="159" w:author="Choi Wing 诗颖" w:date="2026-03-23T01:12:38Z">
        <w:r>
          <w:rPr>
            <w:rFonts w:hint="default" w:ascii="Times New Roman" w:hAnsi="Times New Roman" w:cs="Times New Roman"/>
            <w:lang w:val="en-US"/>
          </w:rPr>
          <w:t>co</w:t>
        </w:r>
      </w:ins>
      <w:ins w:id="160" w:author="Choi Wing 诗颖" w:date="2026-03-23T01:12:39Z">
        <w:r>
          <w:rPr>
            <w:rFonts w:hint="default" w:ascii="Times New Roman" w:hAnsi="Times New Roman" w:cs="Times New Roman"/>
            <w:lang w:val="en-US"/>
          </w:rPr>
          <w:t xml:space="preserve">uld </w:t>
        </w:r>
      </w:ins>
      <w:ins w:id="161" w:author="Choi Wing 诗颖" w:date="2026-03-23T01:12:40Z">
        <w:r>
          <w:rPr>
            <w:rFonts w:hint="default" w:ascii="Times New Roman" w:hAnsi="Times New Roman" w:cs="Times New Roman"/>
            <w:lang w:val="en-US"/>
          </w:rPr>
          <w:t>be di</w:t>
        </w:r>
      </w:ins>
      <w:ins w:id="162" w:author="Choi Wing 诗颖" w:date="2026-03-23T01:12:41Z">
        <w:r>
          <w:rPr>
            <w:rFonts w:hint="default" w:ascii="Times New Roman" w:hAnsi="Times New Roman" w:cs="Times New Roman"/>
            <w:lang w:val="en-US"/>
          </w:rPr>
          <w:t>vided</w:t>
        </w:r>
      </w:ins>
      <w:ins w:id="163" w:author="Choi Wing 诗颖" w:date="2026-03-23T01:12:42Z">
        <w:r>
          <w:rPr>
            <w:rFonts w:hint="default" w:ascii="Times New Roman" w:hAnsi="Times New Roman" w:cs="Times New Roman"/>
            <w:lang w:val="en-US"/>
          </w:rPr>
          <w:t xml:space="preserve"> into</w:t>
        </w:r>
      </w:ins>
      <w:del w:id="164" w:author="Choi Wing 诗颖" w:date="2026-03-23T01:12:47Z">
        <w:r>
          <w:rPr>
            <w:rFonts w:ascii="Times New Roman" w:hAnsi="Times New Roman" w:cs="Times New Roman"/>
          </w:rPr>
          <w:delText>would like to explore the</w:delText>
        </w:r>
      </w:del>
      <w:r>
        <w:rPr>
          <w:rFonts w:ascii="Times New Roman" w:hAnsi="Times New Roman" w:cs="Times New Roman"/>
        </w:rPr>
        <w:t xml:space="preserve"> following direction:</w:t>
      </w:r>
    </w:p>
    <w:p w14:paraId="19EC1A9C">
      <w:pPr>
        <w:rPr>
          <w:del w:id="165" w:author="Choi Wing 诗颖" w:date="2026-03-23T01:21:14Z"/>
          <w:rFonts w:ascii="Times New Roman" w:hAnsi="Times New Roman" w:cs="Times New Roman"/>
        </w:rPr>
      </w:pPr>
      <w:del w:id="166" w:author="Choi Wing 诗颖" w:date="2026-03-23T01:21:14Z">
        <w:r>
          <w:rPr>
            <w:rFonts w:ascii="Times New Roman" w:hAnsi="Times New Roman" w:cs="Times New Roman"/>
          </w:rPr>
          <w:delText>1)</w:delText>
        </w:r>
      </w:del>
      <w:del w:id="167" w:author="Choi Wing 诗颖" w:date="2026-03-23T01:21:14Z">
        <w:r>
          <w:rPr>
            <w:rFonts w:ascii="Times New Roman" w:hAnsi="Times New Roman" w:cs="Times New Roman"/>
          </w:rPr>
          <w:tab/>
        </w:r>
      </w:del>
      <w:del w:id="168" w:author="Choi Wing 诗颖" w:date="2026-03-23T01:21:14Z">
        <w:r>
          <w:rPr>
            <w:rFonts w:ascii="Times New Roman" w:hAnsi="Times New Roman" w:cs="Times New Roman"/>
          </w:rPr>
          <w:delText xml:space="preserve">The current perception is what attitudes the target group hold toward current bank-led financial education.  </w:delText>
        </w:r>
      </w:del>
    </w:p>
    <w:p w14:paraId="1CB63EBF">
      <w:pPr>
        <w:rPr>
          <w:del w:id="169" w:author="Choi Wing 诗颖" w:date="2026-03-23T01:21:14Z"/>
          <w:rFonts w:ascii="Times New Roman" w:hAnsi="Times New Roman" w:cs="Times New Roman"/>
        </w:rPr>
      </w:pPr>
      <w:del w:id="170" w:author="Choi Wing 诗颖" w:date="2026-03-23T01:21:14Z">
        <w:r>
          <w:rPr>
            <w:rFonts w:ascii="Times New Roman" w:hAnsi="Times New Roman" w:cs="Times New Roman"/>
          </w:rPr>
          <w:delText>2)</w:delText>
        </w:r>
      </w:del>
      <w:del w:id="171" w:author="Choi Wing 诗颖" w:date="2026-03-23T01:21:14Z">
        <w:r>
          <w:rPr>
            <w:rFonts w:ascii="Times New Roman" w:hAnsi="Times New Roman" w:cs="Times New Roman"/>
          </w:rPr>
          <w:tab/>
        </w:r>
      </w:del>
      <w:del w:id="172" w:author="Choi Wing 诗颖" w:date="2026-03-23T01:21:14Z">
        <w:r>
          <w:rPr>
            <w:rFonts w:ascii="Times New Roman" w:hAnsi="Times New Roman" w:cs="Times New Roman"/>
          </w:rPr>
          <w:delText xml:space="preserve">Gaps between target group's expectations of bank financial education and its actual provision could be the expectation gap. </w:delText>
        </w:r>
      </w:del>
    </w:p>
    <w:p w14:paraId="492102A1">
      <w:pPr>
        <w:rPr>
          <w:del w:id="173" w:author="Choi Wing 诗颖" w:date="2026-03-23T01:21:14Z"/>
          <w:rFonts w:ascii="Times New Roman" w:hAnsi="Times New Roman" w:cs="Times New Roman"/>
        </w:rPr>
      </w:pPr>
      <w:del w:id="174" w:author="Choi Wing 诗颖" w:date="2026-03-23T01:21:14Z">
        <w:r>
          <w:rPr>
            <w:rFonts w:ascii="Times New Roman" w:hAnsi="Times New Roman" w:cs="Times New Roman"/>
          </w:rPr>
          <w:delText>3)</w:delText>
        </w:r>
      </w:del>
      <w:del w:id="175" w:author="Choi Wing 诗颖" w:date="2026-03-23T01:21:14Z">
        <w:r>
          <w:rPr>
            <w:rFonts w:ascii="Times New Roman" w:hAnsi="Times New Roman" w:cs="Times New Roman"/>
          </w:rPr>
          <w:tab/>
        </w:r>
      </w:del>
      <w:del w:id="176" w:author="Choi Wing 诗颖" w:date="2026-03-23T01:21:14Z">
        <w:r>
          <w:rPr>
            <w:rFonts w:ascii="Times New Roman" w:hAnsi="Times New Roman" w:cs="Times New Roman"/>
          </w:rPr>
          <w:delText xml:space="preserve">Intervention pathways are to investigate how banks leverage the CWO to bridge the gap between perceptions and expectation. </w:delText>
        </w:r>
      </w:del>
    </w:p>
    <w:p w14:paraId="273FF36A">
      <w:pPr>
        <w:rPr>
          <w:ins w:id="177" w:author="Choi Wing 诗颖" w:date="2026-03-23T01:13:14Z"/>
          <w:rFonts w:ascii="Times New Roman" w:hAnsi="Times New Roman" w:cs="Times New Roman"/>
        </w:rPr>
      </w:pPr>
      <w:del w:id="178" w:author="Choi Wing 诗颖" w:date="2026-03-23T01:21:14Z">
        <w:r>
          <w:rPr>
            <w:rFonts w:ascii="Times New Roman" w:hAnsi="Times New Roman" w:cs="Times New Roman"/>
          </w:rPr>
          <w:delText>4)</w:delText>
        </w:r>
      </w:del>
      <w:del w:id="179" w:author="Choi Wing 诗颖" w:date="2026-03-23T01:21:14Z">
        <w:r>
          <w:rPr>
            <w:rFonts w:ascii="Times New Roman" w:hAnsi="Times New Roman" w:cs="Times New Roman"/>
          </w:rPr>
          <w:tab/>
        </w:r>
      </w:del>
      <w:del w:id="180" w:author="Choi Wing 诗颖" w:date="2026-03-23T01:21:14Z">
        <w:r>
          <w:rPr>
            <w:rFonts w:ascii="Times New Roman" w:hAnsi="Times New Roman" w:cs="Times New Roman"/>
          </w:rPr>
          <w:delText>What roles should bank play in providing financial education in terms of socioeconomic factors such as income level, cultural background and gender differences.</w:delText>
        </w:r>
      </w:del>
    </w:p>
    <w:p w14:paraId="02454D57">
      <w:pPr>
        <w:pStyle w:val="11"/>
        <w:rPr>
          <w:ins w:id="181" w:author="Choi Wing 诗颖" w:date="2026-03-23T12:17:26Z"/>
        </w:rPr>
      </w:pPr>
      <w:ins w:id="182" w:author="Choi Wing 诗颖" w:date="2026-03-23T12:17:26Z">
        <w:r>
          <w:rPr>
            <w:rFonts w:ascii="Times New Roman" w:hAnsi="Times New Roman" w:eastAsia="Times New Roman"/>
            <w:b w:val="0"/>
            <w:i w:val="0"/>
            <w:sz w:val="22"/>
          </w:rPr>
          <w:t>How do Capability, Willingness, and Opportunity relate to retirement planning among Hong Kong private sector employees?</w:t>
        </w:r>
      </w:ins>
    </w:p>
    <w:p w14:paraId="04C26EE2">
      <w:pPr>
        <w:pStyle w:val="11"/>
        <w:rPr>
          <w:ins w:id="183" w:author="Choi Wing 诗颖" w:date="2026-03-23T12:17:26Z"/>
        </w:rPr>
      </w:pPr>
      <w:ins w:id="184" w:author="Choi Wing 诗颖" w:date="2026-03-23T12:17:26Z">
        <w:r>
          <w:rPr>
            <w:rFonts w:ascii="Times New Roman" w:hAnsi="Times New Roman" w:eastAsia="Times New Roman"/>
            <w:b w:val="0"/>
            <w:i w:val="0"/>
            <w:sz w:val="22"/>
          </w:rPr>
          <w:t>How do private sector employees perceive the role of banks in financial education for retirement planning, and what kind of role do they expect banks to play?</w:t>
        </w:r>
      </w:ins>
    </w:p>
    <w:p w14:paraId="42C99A74">
      <w:pPr>
        <w:pStyle w:val="11"/>
        <w:rPr>
          <w:ins w:id="185" w:author="Choi Wing 诗颖" w:date="2026-03-23T12:17:26Z"/>
        </w:rPr>
      </w:pPr>
      <w:ins w:id="186" w:author="Choi Wing 诗颖" w:date="2026-03-23T12:17:26Z">
        <w:r>
          <w:rPr>
            <w:rFonts w:ascii="Times New Roman" w:hAnsi="Times New Roman" w:eastAsia="Times New Roman"/>
            <w:b w:val="0"/>
            <w:i w:val="0"/>
            <w:sz w:val="22"/>
          </w:rPr>
          <w:t>What financial education practices should banks adopt to better address capability, willingness, and opportunity barriers?</w:t>
        </w:r>
      </w:ins>
    </w:p>
    <w:p w14:paraId="7545F732">
      <w:pPr>
        <w:rPr>
          <w:ins w:id="187" w:author="Choi Wing 诗颖" w:date="2026-03-23T12:17:26Z"/>
        </w:rPr>
      </w:pPr>
      <w:ins w:id="188" w:author="Choi Wing 诗颖" w:date="2026-03-23T12:17:26Z">
        <w:r>
          <w:rPr>
            <w:rFonts w:ascii="Times New Roman" w:hAnsi="Times New Roman" w:eastAsia="Times New Roman"/>
            <w:b w:val="0"/>
            <w:i w:val="0"/>
            <w:sz w:val="22"/>
          </w:rPr>
          <w:t>These questions are intentionally linked to the CWO framework. The first question examines the three dimensions directly. The second question explores how respondents interpret bank involvement. The third question moves from diagnosis to practical implication, which is important for producing a proposal with applied value.</w:t>
        </w:r>
      </w:ins>
    </w:p>
    <w:p w14:paraId="42B0770E">
      <w:pPr>
        <w:numPr>
          <w:ilvl w:val="0"/>
          <w:numId w:val="3"/>
          <w:ins w:id="190" w:author="Choi Wing 诗颖" w:date="2026-03-23T01:13:28Z"/>
        </w:numPr>
        <w:rPr>
          <w:del w:id="191" w:author="Choi Wing 诗颖" w:date="2026-03-23T12:17:26Z"/>
          <w:rFonts w:ascii="Times New Roman" w:hAnsi="Times New Roman" w:cs="Times New Roman"/>
        </w:rPr>
        <w:pPrChange w:id="189" w:author="Choi Wing 诗颖" w:date="2026-03-23T01:13:28Z">
          <w:pPr/>
        </w:pPrChange>
      </w:pPr>
    </w:p>
    <w:p w14:paraId="55F6EB1F">
      <w:pPr>
        <w:rPr>
          <w:rFonts w:hint="default" w:ascii="Times New Roman" w:hAnsi="Times New Roman" w:cs="Times New Roman"/>
          <w:lang w:val="en-US" w:eastAsia="zh-CN"/>
        </w:rPr>
      </w:pPr>
    </w:p>
    <w:p w14:paraId="78611395">
      <w:pPr>
        <w:rPr>
          <w:del w:id="192" w:author="Choi Wing 诗颖" w:date="2026-03-23T12:16:42Z"/>
          <w:rFonts w:ascii="Times New Roman Bold" w:hAnsi="Times New Roman Bold" w:cs="Times New Roman Bold"/>
          <w:b/>
          <w:bCs/>
          <w:rPrChange w:id="193" w:author="Choi Wing 诗颖" w:date="2026-03-22T23:48:39Z">
            <w:rPr>
              <w:del w:id="194" w:author="Choi Wing 诗颖" w:date="2026-03-23T12:16:42Z"/>
              <w:rFonts w:ascii="Times New Roman" w:hAnsi="Times New Roman" w:cs="Times New Roman"/>
            </w:rPr>
          </w:rPrChange>
        </w:rPr>
      </w:pPr>
      <w:del w:id="195" w:author="Choi Wing 诗颖" w:date="2026-03-23T12:16:42Z">
        <w:r>
          <w:rPr>
            <w:rFonts w:ascii="Times New Roman Bold" w:hAnsi="Times New Roman Bold" w:cs="Times New Roman Bold"/>
            <w:b/>
            <w:bCs/>
            <w:rPrChange w:id="196" w:author="Choi Wing 诗颖" w:date="2026-03-22T23:48:39Z">
              <w:rPr>
                <w:rFonts w:ascii="Times New Roman" w:hAnsi="Times New Roman" w:cs="Times New Roman"/>
              </w:rPr>
            </w:rPrChange>
          </w:rPr>
          <w:delText>4. Research Objective</w:delText>
        </w:r>
      </w:del>
    </w:p>
    <w:p w14:paraId="3F39212E">
      <w:pPr>
        <w:rPr>
          <w:del w:id="198" w:author="Choi Wing 诗颖" w:date="2026-03-23T12:16:42Z"/>
          <w:rFonts w:ascii="Times New Roman" w:hAnsi="Times New Roman" w:cs="Times New Roman"/>
        </w:rPr>
      </w:pPr>
      <w:del w:id="199" w:author="Choi Wing 诗颖" w:date="2026-03-23T12:16:42Z">
        <w:r>
          <w:rPr>
            <w:rFonts w:ascii="Times New Roman" w:hAnsi="Times New Roman" w:cs="Times New Roman"/>
          </w:rPr>
          <w:delText xml:space="preserve">This study aims to research the mechanisms through if the bank-led financial education can positively influence </w:delText>
        </w:r>
      </w:del>
      <w:del w:id="200" w:author="Choi Wing 诗颖" w:date="2026-03-23T12:16:42Z">
        <w:r>
          <w:rPr>
            <w:rFonts w:hint="eastAsia" w:ascii="Times New Roman" w:hAnsi="Times New Roman" w:cs="Times New Roman"/>
          </w:rPr>
          <w:delText xml:space="preserve">financial </w:delText>
        </w:r>
      </w:del>
      <w:del w:id="201" w:author="Choi Wing 诗颖" w:date="2026-03-23T12:16:42Z">
        <w:r>
          <w:rPr>
            <w:rFonts w:ascii="Times New Roman" w:hAnsi="Times New Roman" w:cs="Times New Roman"/>
          </w:rPr>
          <w:delText xml:space="preserve">retirement planning among Hong Kong’s </w:delText>
        </w:r>
      </w:del>
      <w:del w:id="202" w:author="Choi Wing 诗颖" w:date="2026-03-23T12:16:42Z">
        <w:r>
          <w:rPr>
            <w:rFonts w:hint="eastAsia" w:ascii="Times New Roman" w:hAnsi="Times New Roman" w:cs="Times New Roman"/>
            <w:lang w:val="en-US" w:eastAsia="zh-CN"/>
          </w:rPr>
          <w:delText>private sector employees</w:delText>
        </w:r>
      </w:del>
      <w:del w:id="203" w:author="Choi Wing 诗颖" w:date="2026-03-23T12:16:42Z">
        <w:r>
          <w:rPr>
            <w:rFonts w:ascii="Times New Roman" w:hAnsi="Times New Roman" w:cs="Times New Roman"/>
          </w:rPr>
          <w:delText xml:space="preserve"> based on the implement framework of CWO model.</w:delText>
        </w:r>
      </w:del>
    </w:p>
    <w:p w14:paraId="0DBACAB0">
      <w:pPr>
        <w:rPr>
          <w:del w:id="204" w:author="Choi Wing 诗颖" w:date="2026-03-23T12:16:42Z"/>
          <w:rFonts w:ascii="Times New Roman" w:hAnsi="Times New Roman" w:cs="Times New Roman"/>
        </w:rPr>
      </w:pPr>
      <w:del w:id="205" w:author="Choi Wing 诗颖" w:date="2026-03-23T12:16:42Z">
        <w:r>
          <w:rPr>
            <w:rFonts w:ascii="Times New Roman" w:hAnsi="Times New Roman" w:cs="Times New Roman"/>
          </w:rPr>
          <w:delText xml:space="preserve">Specifically, the research attempt to: </w:delText>
        </w:r>
      </w:del>
    </w:p>
    <w:p w14:paraId="51FE87C5">
      <w:pPr>
        <w:rPr>
          <w:del w:id="206" w:author="Choi Wing 诗颖" w:date="2026-03-23T12:16:42Z"/>
          <w:rFonts w:ascii="Times New Roman" w:hAnsi="Times New Roman" w:cs="Times New Roman"/>
        </w:rPr>
      </w:pPr>
      <w:del w:id="207" w:author="Choi Wing 诗颖" w:date="2026-03-23T12:16:42Z">
        <w:r>
          <w:rPr>
            <w:rFonts w:ascii="Times New Roman" w:hAnsi="Times New Roman" w:cs="Times New Roman"/>
          </w:rPr>
          <w:delText xml:space="preserve">1) Explore current understanding of bank-led financial education among the target group </w:delText>
        </w:r>
      </w:del>
    </w:p>
    <w:p w14:paraId="2CAB757F">
      <w:pPr>
        <w:rPr>
          <w:del w:id="208" w:author="Choi Wing 诗颖" w:date="2026-03-23T12:16:42Z"/>
          <w:rFonts w:ascii="Times New Roman" w:hAnsi="Times New Roman" w:cs="Times New Roman"/>
        </w:rPr>
      </w:pPr>
      <w:del w:id="209" w:author="Choi Wing 诗颖" w:date="2026-03-23T12:16:42Z">
        <w:r>
          <w:rPr>
            <w:rFonts w:ascii="Times New Roman" w:hAnsi="Times New Roman" w:cs="Times New Roman"/>
          </w:rPr>
          <w:delText xml:space="preserve">2) Identify gaps between expectations and actual provision of bank financial education regarding to </w:delText>
        </w:r>
      </w:del>
      <w:del w:id="210" w:author="Choi Wing 诗颖" w:date="2026-03-23T12:16:42Z">
        <w:r>
          <w:rPr>
            <w:rFonts w:hint="eastAsia" w:ascii="Times New Roman" w:hAnsi="Times New Roman" w:cs="Times New Roman"/>
          </w:rPr>
          <w:delText xml:space="preserve">financial </w:delText>
        </w:r>
      </w:del>
      <w:del w:id="211" w:author="Choi Wing 诗颖" w:date="2026-03-23T12:16:42Z">
        <w:r>
          <w:rPr>
            <w:rFonts w:ascii="Times New Roman" w:hAnsi="Times New Roman" w:cs="Times New Roman"/>
          </w:rPr>
          <w:delText>retirement planning.</w:delText>
        </w:r>
      </w:del>
    </w:p>
    <w:p w14:paraId="48C75650">
      <w:pPr>
        <w:rPr>
          <w:del w:id="212" w:author="Choi Wing 诗颖" w:date="2026-03-23T12:16:42Z"/>
          <w:rFonts w:hint="eastAsia" w:ascii="Times New Roman" w:hAnsi="Times New Roman" w:cs="Times New Roman"/>
          <w:lang w:val="en-US" w:eastAsia="zh-CN"/>
        </w:rPr>
      </w:pPr>
      <w:del w:id="213" w:author="Choi Wing 诗颖" w:date="2026-03-23T12:16:42Z">
        <w:r>
          <w:rPr>
            <w:rFonts w:ascii="Times New Roman" w:hAnsi="Times New Roman" w:cs="Times New Roman"/>
          </w:rPr>
          <w:delText>3) Understand how banks can leverage the CWO framework to bridge these gaps</w:delText>
        </w:r>
      </w:del>
      <w:del w:id="214" w:author="Choi Wing 诗颖" w:date="2026-03-23T12:16:42Z">
        <w:r>
          <w:rPr>
            <w:rFonts w:hint="eastAsia" w:ascii="Times New Roman" w:hAnsi="Times New Roman" w:cs="Times New Roman"/>
            <w:lang w:val="en-US" w:eastAsia="zh-CN"/>
          </w:rPr>
          <w:delText>.</w:delText>
        </w:r>
      </w:del>
    </w:p>
    <w:p w14:paraId="2E97F29C">
      <w:pPr>
        <w:rPr>
          <w:ins w:id="215" w:author="Choi Wing 诗颖" w:date="2026-03-23T12:16:38Z"/>
        </w:rPr>
      </w:pPr>
      <w:del w:id="216" w:author="Choi Wing 诗颖" w:date="2026-03-23T12:16:42Z">
        <w:r>
          <w:rPr>
            <w:rFonts w:ascii="Times New Roman" w:hAnsi="Times New Roman" w:cs="Times New Roman"/>
          </w:rPr>
          <w:delText xml:space="preserve">4) </w:delText>
        </w:r>
      </w:del>
      <w:del w:id="217" w:author="Choi Wing 诗颖" w:date="2026-03-23T12:16:42Z">
        <w:r>
          <w:rPr>
            <w:rFonts w:hint="eastAsia" w:ascii="Times New Roman" w:hAnsi="Times New Roman" w:cs="Times New Roman"/>
          </w:rPr>
          <w:delText>Clarify the specific role of banks in providing efficient financial education for the target group with limited deposits to address the research questions</w:delText>
        </w:r>
      </w:del>
      <w:del w:id="218" w:author="Choi Wing 诗颖" w:date="2026-03-23T12:16:42Z">
        <w:r>
          <w:rPr>
            <w:rFonts w:hint="eastAsia" w:ascii="Times New Roman" w:hAnsi="Times New Roman" w:cs="Times New Roman"/>
            <w:lang w:val="en-US" w:eastAsia="zh-CN"/>
          </w:rPr>
          <w:delText>.</w:delText>
        </w:r>
      </w:del>
      <w:ins w:id="219" w:author="Choi Wing 诗颖" w:date="2026-03-23T12:16:44Z">
        <w:r>
          <w:rPr>
            <w:rFonts w:hint="eastAsia" w:ascii="Times New Roman" w:hAnsi="Times New Roman" w:cs="Times New Roman"/>
            <w:lang w:val="en-US" w:eastAsia="zh-CN"/>
          </w:rPr>
          <w:t>4</w:t>
        </w:r>
      </w:ins>
      <w:ins w:id="220" w:author="Choi Wing 诗颖" w:date="2026-03-23T12:16:38Z">
        <w:r>
          <w:rPr>
            <w:rFonts w:ascii="Times New Roman" w:hAnsi="Times New Roman" w:eastAsia="Times New Roman"/>
            <w:b/>
            <w:i w:val="0"/>
            <w:sz w:val="24"/>
          </w:rPr>
          <w:t>. Research Objectives</w:t>
        </w:r>
      </w:ins>
    </w:p>
    <w:p w14:paraId="0B79B70C">
      <w:pPr>
        <w:rPr>
          <w:ins w:id="221" w:author="Choi Wing 诗颖" w:date="2026-03-23T12:16:38Z"/>
        </w:rPr>
      </w:pPr>
      <w:ins w:id="222" w:author="Choi Wing 诗颖" w:date="2026-03-23T12:16:38Z">
        <w:r>
          <w:rPr>
            <w:rFonts w:ascii="Times New Roman" w:hAnsi="Times New Roman" w:eastAsia="Times New Roman"/>
            <w:b w:val="0"/>
            <w:i w:val="0"/>
            <w:sz w:val="22"/>
          </w:rPr>
          <w:t>The study aims to examine how bank-led financial education relates to retirement planning among Hong Kong private sector employees and how the CWO framework can be used to structure the study.</w:t>
        </w:r>
      </w:ins>
    </w:p>
    <w:p w14:paraId="7829152B">
      <w:pPr>
        <w:rPr>
          <w:ins w:id="223" w:author="Choi Wing 诗颖" w:date="2026-03-23T12:16:38Z"/>
        </w:rPr>
      </w:pPr>
      <w:ins w:id="224" w:author="Choi Wing 诗颖" w:date="2026-03-23T12:16:38Z">
        <w:r>
          <w:rPr>
            <w:rFonts w:ascii="Times New Roman" w:hAnsi="Times New Roman" w:eastAsia="Times New Roman"/>
            <w:b w:val="0"/>
            <w:i w:val="0"/>
            <w:sz w:val="22"/>
          </w:rPr>
          <w:t>Specifically, the research seeks to:</w:t>
        </w:r>
      </w:ins>
    </w:p>
    <w:p w14:paraId="536D0B01">
      <w:pPr>
        <w:pStyle w:val="12"/>
        <w:rPr>
          <w:ins w:id="225" w:author="Choi Wing 诗颖" w:date="2026-03-23T12:16:38Z"/>
        </w:rPr>
      </w:pPr>
      <w:ins w:id="226" w:author="Choi Wing 诗颖" w:date="2026-03-23T12:16:38Z">
        <w:r>
          <w:rPr>
            <w:rFonts w:ascii="Times New Roman" w:hAnsi="Times New Roman" w:eastAsia="Times New Roman"/>
            <w:b w:val="0"/>
            <w:i w:val="0"/>
            <w:sz w:val="22"/>
          </w:rPr>
          <w:t>identify how private sector employees understand retirement planning and bank-led financial education;</w:t>
        </w:r>
      </w:ins>
    </w:p>
    <w:p w14:paraId="5ABF8E11">
      <w:pPr>
        <w:pStyle w:val="12"/>
        <w:rPr>
          <w:ins w:id="227" w:author="Choi Wing 诗颖" w:date="2026-03-23T12:16:38Z"/>
        </w:rPr>
      </w:pPr>
      <w:ins w:id="228" w:author="Choi Wing 诗颖" w:date="2026-03-23T12:16:38Z">
        <w:r>
          <w:rPr>
            <w:rFonts w:ascii="Times New Roman" w:hAnsi="Times New Roman" w:eastAsia="Times New Roman"/>
            <w:b w:val="0"/>
            <w:i w:val="0"/>
            <w:sz w:val="22"/>
          </w:rPr>
          <w:t>examine the main gaps between employees’ expectations and the kind of support banks currently provide;</w:t>
        </w:r>
      </w:ins>
    </w:p>
    <w:p w14:paraId="1F25EAD0">
      <w:pPr>
        <w:pStyle w:val="12"/>
        <w:rPr>
          <w:ins w:id="229" w:author="Choi Wing 诗颖" w:date="2026-03-23T12:16:38Z"/>
        </w:rPr>
      </w:pPr>
      <w:ins w:id="230" w:author="Choi Wing 诗颖" w:date="2026-03-23T12:16:38Z">
        <w:r>
          <w:rPr>
            <w:rFonts w:ascii="Times New Roman" w:hAnsi="Times New Roman" w:eastAsia="Times New Roman"/>
            <w:b w:val="0"/>
            <w:i w:val="0"/>
            <w:sz w:val="22"/>
          </w:rPr>
          <w:t>use the CWO framework to organize the survey and interview design;</w:t>
        </w:r>
      </w:ins>
    </w:p>
    <w:p w14:paraId="5DFF43A0">
      <w:pPr>
        <w:pStyle w:val="12"/>
        <w:rPr>
          <w:ins w:id="231" w:author="Choi Wing 诗颖" w:date="2026-03-23T12:16:38Z"/>
        </w:rPr>
      </w:pPr>
      <w:ins w:id="232" w:author="Choi Wing 诗颖" w:date="2026-03-23T12:16:38Z">
        <w:r>
          <w:rPr>
            <w:rFonts w:ascii="Times New Roman" w:hAnsi="Times New Roman" w:eastAsia="Times New Roman"/>
            <w:b w:val="0"/>
            <w:i w:val="0"/>
            <w:sz w:val="22"/>
          </w:rPr>
          <w:t>clarify what role banks are expected to play as retirement educators, information providers, and access points for financial guidance;</w:t>
        </w:r>
      </w:ins>
    </w:p>
    <w:p w14:paraId="1B4B65FE">
      <w:pPr>
        <w:pStyle w:val="12"/>
        <w:rPr>
          <w:ins w:id="233" w:author="Choi Wing 诗颖" w:date="2026-03-23T12:16:38Z"/>
        </w:rPr>
      </w:pPr>
      <w:ins w:id="234" w:author="Choi Wing 诗颖" w:date="2026-03-23T12:16:38Z">
        <w:r>
          <w:rPr>
            <w:rFonts w:ascii="Times New Roman" w:hAnsi="Times New Roman" w:eastAsia="Times New Roman"/>
            <w:b w:val="0"/>
            <w:i w:val="0"/>
            <w:sz w:val="22"/>
          </w:rPr>
          <w:t>generate practical recommendations for banks on how to design more relevant retirement-related financial education.</w:t>
        </w:r>
      </w:ins>
    </w:p>
    <w:p w14:paraId="699882EF">
      <w:pPr>
        <w:rPr>
          <w:ins w:id="235" w:author="Choi Wing 诗颖" w:date="2026-03-23T12:16:38Z"/>
        </w:rPr>
      </w:pPr>
      <w:ins w:id="236" w:author="Choi Wing 诗颖" w:date="2026-03-23T12:16:38Z">
        <w:r>
          <w:rPr>
            <w:rFonts w:ascii="Times New Roman" w:hAnsi="Times New Roman" w:eastAsia="Times New Roman"/>
            <w:b w:val="0"/>
            <w:i w:val="0"/>
            <w:sz w:val="22"/>
          </w:rPr>
          <w:t>Importantly, this project does not claim to test a causal intervention effect. The current design is better suited to examining perceptions, relationships, and design implications than to proving that one intervention directly changes behavior.</w:t>
        </w:r>
      </w:ins>
    </w:p>
    <w:p w14:paraId="49D30411">
      <w:pPr>
        <w:rPr>
          <w:rFonts w:hint="eastAsia" w:ascii="Times New Roman" w:hAnsi="Times New Roman" w:cs="Times New Roman"/>
          <w:lang w:val="en-US" w:eastAsia="zh-CN"/>
        </w:rPr>
      </w:pPr>
    </w:p>
    <w:p w14:paraId="718D90CA">
      <w:pPr>
        <w:rPr>
          <w:rFonts w:hint="eastAsia" w:ascii="Times New Roman" w:hAnsi="Times New Roman" w:cs="Times New Roman"/>
          <w:lang w:val="en-US" w:eastAsia="zh-CN"/>
        </w:rPr>
      </w:pPr>
    </w:p>
    <w:p w14:paraId="78B08C0C">
      <w:pPr>
        <w:numPr>
          <w:ilvl w:val="0"/>
          <w:numId w:val="4"/>
          <w:ins w:id="238" w:author="Choi Wing 诗颖" w:date="2026-03-23T01:20:56Z"/>
        </w:numPr>
        <w:rPr>
          <w:rFonts w:ascii="Times New Roman" w:hAnsi="Times New Roman" w:cs="Times New Roman"/>
          <w:b/>
          <w:bCs/>
        </w:rPr>
        <w:pPrChange w:id="237" w:author="Choi Wing 诗颖" w:date="2026-03-23T01:20:56Z">
          <w:pPr/>
        </w:pPrChange>
      </w:pPr>
      <w:r>
        <w:rPr>
          <w:rFonts w:ascii="Times New Roman" w:hAnsi="Times New Roman" w:cs="Times New Roman"/>
          <w:b/>
          <w:bCs/>
        </w:rPr>
        <w:t>Core Concept/Conceptual Framework</w:t>
      </w:r>
    </w:p>
    <w:p w14:paraId="1F0C0344">
      <w:pPr>
        <w:numPr>
          <w:ilvl w:val="-1"/>
          <w:numId w:val="0"/>
        </w:numPr>
        <w:rPr>
          <w:ins w:id="240" w:author="Choi Wing 诗颖" w:date="2026-03-23T12:15:47Z"/>
          <w:rFonts w:ascii="Times New Roman" w:hAnsi="Times New Roman" w:cs="Times New Roman"/>
        </w:rPr>
        <w:pPrChange w:id="239" w:author="Choi Wing 诗颖" w:date="2026-03-23T01:20:57Z">
          <w:pPr/>
        </w:pPrChange>
      </w:pPr>
      <w:r>
        <w:rPr>
          <w:rFonts w:ascii="Times New Roman" w:hAnsi="Times New Roman" w:cs="Times New Roman"/>
        </w:rPr>
        <w:t xml:space="preserve">The Capacity-Willingness-Opportunity (CWO) framework has been successfully applied in Sri Lanka (Bandara &amp; Durairatnam, 2025) and China (Ren &amp; Lim, 2024) to examine </w:t>
      </w:r>
      <w:r>
        <w:rPr>
          <w:rFonts w:hint="eastAsia" w:ascii="Times New Roman" w:hAnsi="Times New Roman" w:cs="Times New Roman"/>
        </w:rPr>
        <w:t xml:space="preserve">financial </w:t>
      </w:r>
      <w:r>
        <w:rPr>
          <w:rFonts w:ascii="Times New Roman" w:hAnsi="Times New Roman" w:cs="Times New Roman"/>
        </w:rPr>
        <w:t xml:space="preserve">retirement planning, while its application in Hong Kong remains limited. The CWO framework provides a structured approach to understanding how financial education intervene in </w:t>
      </w:r>
      <w:r>
        <w:rPr>
          <w:rFonts w:hint="eastAsia" w:ascii="Times New Roman" w:hAnsi="Times New Roman" w:cs="Times New Roman"/>
        </w:rPr>
        <w:t xml:space="preserve">financial </w:t>
      </w:r>
      <w:r>
        <w:rPr>
          <w:rFonts w:ascii="Times New Roman" w:hAnsi="Times New Roman" w:cs="Times New Roman"/>
        </w:rPr>
        <w:t>retirement planning by capability, motivational and contextual berries</w:t>
      </w:r>
      <w:r>
        <w:rPr>
          <w:rFonts w:hint="eastAsia" w:ascii="Times New Roman" w:hAnsi="Times New Roman" w:cs="Times New Roman"/>
        </w:rPr>
        <w:t xml:space="preserve"> </w:t>
      </w:r>
      <w:r>
        <w:rPr>
          <w:rFonts w:ascii="Times New Roman" w:hAnsi="Times New Roman" w:cs="Times New Roman"/>
        </w:rPr>
        <w:t>(Blumberg &amp; Pringle, 1982; adapted by Hershey et al., 2010).</w:t>
      </w:r>
    </w:p>
    <w:p w14:paraId="1D8072AA">
      <w:pPr>
        <w:rPr>
          <w:ins w:id="241" w:author="Choi Wing 诗颖" w:date="2026-03-23T12:15:48Z"/>
        </w:rPr>
      </w:pPr>
      <w:ins w:id="242" w:author="Choi Wing 诗颖" w:date="2026-03-23T12:15:48Z">
        <w:r>
          <w:rPr>
            <w:rFonts w:ascii="Times New Roman" w:hAnsi="Times New Roman" w:eastAsia="Times New Roman"/>
            <w:b w:val="0"/>
            <w:i w:val="0"/>
            <w:sz w:val="22"/>
          </w:rPr>
          <w:t>The Capability-Willingness-Opportunity (CWO) framework provides the central lens for this study. It helps explain behavior by looking at three connected dimensions:</w:t>
        </w:r>
      </w:ins>
    </w:p>
    <w:p w14:paraId="14FE2199">
      <w:pPr>
        <w:pStyle w:val="12"/>
        <w:rPr>
          <w:ins w:id="243" w:author="Choi Wing 诗颖" w:date="2026-03-23T12:15:48Z"/>
        </w:rPr>
      </w:pPr>
      <w:ins w:id="244" w:author="Choi Wing 诗颖" w:date="2026-03-23T12:15:48Z">
        <w:r>
          <w:rPr>
            <w:rFonts w:ascii="Times New Roman" w:hAnsi="Times New Roman" w:eastAsia="Times New Roman"/>
            <w:b w:val="0"/>
            <w:i w:val="0"/>
            <w:sz w:val="22"/>
          </w:rPr>
          <w:t>Capability: whether employees have the knowledge, skills, and confidence to understand retirement planning and MPF-related decisions.</w:t>
        </w:r>
      </w:ins>
    </w:p>
    <w:p w14:paraId="4F1D4EF9">
      <w:pPr>
        <w:pStyle w:val="12"/>
        <w:rPr>
          <w:ins w:id="245" w:author="Choi Wing 诗颖" w:date="2026-03-23T12:15:48Z"/>
        </w:rPr>
      </w:pPr>
      <w:ins w:id="246" w:author="Choi Wing 诗颖" w:date="2026-03-23T12:15:48Z">
        <w:r>
          <w:rPr>
            <w:rFonts w:ascii="Times New Roman" w:hAnsi="Times New Roman" w:eastAsia="Times New Roman"/>
            <w:b w:val="0"/>
            <w:i w:val="0"/>
            <w:sz w:val="22"/>
          </w:rPr>
          <w:t>Willingness: whether employees are motivated, trust the source of information, and feel ready to take action.</w:t>
        </w:r>
      </w:ins>
    </w:p>
    <w:p w14:paraId="534CEB1B">
      <w:pPr>
        <w:pStyle w:val="12"/>
        <w:rPr>
          <w:ins w:id="247" w:author="Choi Wing 诗颖" w:date="2026-03-23T12:15:48Z"/>
        </w:rPr>
      </w:pPr>
      <w:ins w:id="248" w:author="Choi Wing 诗颖" w:date="2026-03-23T12:15:48Z">
        <w:r>
          <w:rPr>
            <w:rFonts w:ascii="Times New Roman" w:hAnsi="Times New Roman" w:eastAsia="Times New Roman"/>
            <w:b w:val="0"/>
            <w:i w:val="0"/>
            <w:sz w:val="22"/>
          </w:rPr>
          <w:t>Opportunity: whether external conditions make retirement planning easier or harder, including access to information, workplace support, time pressure, language, and digital access.</w:t>
        </w:r>
      </w:ins>
    </w:p>
    <w:p w14:paraId="4F615276">
      <w:pPr>
        <w:rPr>
          <w:ins w:id="249" w:author="Choi Wing 诗颖" w:date="2026-03-23T12:15:48Z"/>
        </w:rPr>
      </w:pPr>
      <w:ins w:id="250" w:author="Choi Wing 诗颖" w:date="2026-03-23T12:15:48Z">
        <w:r>
          <w:rPr>
            <w:rFonts w:ascii="Times New Roman" w:hAnsi="Times New Roman" w:eastAsia="Times New Roman"/>
            <w:b w:val="0"/>
            <w:i w:val="0"/>
            <w:sz w:val="22"/>
          </w:rPr>
          <w:t>In this proposal, CWO is not only a theory to be discussed in the background section. It will directly shape the questionnaire and interview guide. Each research question will be mapped to one or more dimensions of CWO, so that the data collected can answer the research questions in a coherent way. The framework will also help distinguish whether barriers are mainly knowledge-based, motivation-based, or access-based, which is important for proposing realistic bank-led interventions.</w:t>
        </w:r>
      </w:ins>
    </w:p>
    <w:p w14:paraId="553E08EA">
      <w:pPr>
        <w:rPr>
          <w:rFonts w:hint="eastAsia" w:ascii="Times New Roman" w:hAnsi="Times New Roman" w:cs="Times New Roman"/>
        </w:rPr>
        <w:pPrChange w:id="251" w:author="Choi Wing 诗颖" w:date="2026-03-23T12:30:58Z">
          <w:pPr/>
        </w:pPrChange>
      </w:pPr>
      <w:ins w:id="252" w:author="Choi Wing 诗颖" w:date="2026-03-23T12:15:48Z">
        <w:r>
          <w:rPr>
            <w:rFonts w:ascii="Times New Roman" w:hAnsi="Times New Roman" w:eastAsia="Times New Roman"/>
            <w:b w:val="0"/>
            <w:i w:val="0"/>
            <w:sz w:val="22"/>
          </w:rPr>
          <w:t>For example, the survey can ask whether respondents feel confident comparing retirement options, whether they trust banks as a source of retirement education, and whether they have access to usable education channels. The interviews can then explore why those patterns appear and what respondents think banks should realistically do.</w:t>
        </w:r>
      </w:ins>
    </w:p>
    <w:p w14:paraId="2AE5F88F">
      <w:pPr>
        <w:rPr>
          <w:ins w:id="253" w:author="Choi Wing 诗颖" w:date="2026-03-23T01:25:11Z"/>
          <w:rFonts w:ascii="Times New Roman" w:hAnsi="Times New Roman" w:cs="Times New Roman"/>
        </w:rPr>
      </w:pPr>
      <w:r>
        <w:rPr>
          <w:rFonts w:ascii="Times New Roman" w:hAnsi="Times New Roman" w:cs="Times New Roman"/>
        </w:rPr>
        <w:t xml:space="preserve">Behavior is emphasized by the framework in the interaction of three dimensions. First, capacity dimension, financial self-efficacy, financial knowledge and utilization of knowledge are critical (Bandara &amp; Durairatnam, 2025; Ren &amp; Lim, 2024; França &amp; Hershey, 2018; Jacobs-Lawson &amp; Hershey, 2005). Attitudes towards bank, clear retirement goal, long-term consequences, consideration of long-term consequences and risk tolerance are willingness factors could impact the </w:t>
      </w:r>
      <w:r>
        <w:rPr>
          <w:rFonts w:hint="eastAsia" w:ascii="Times New Roman" w:hAnsi="Times New Roman" w:cs="Times New Roman"/>
        </w:rPr>
        <w:t xml:space="preserve">financial </w:t>
      </w:r>
      <w:r>
        <w:rPr>
          <w:rFonts w:ascii="Times New Roman" w:hAnsi="Times New Roman" w:cs="Times New Roman"/>
        </w:rPr>
        <w:t>retirement planning</w:t>
      </w:r>
      <w:ins w:id="254" w:author="Choi Wing 诗颖" w:date="2026-03-23T01:31:04Z">
        <w:r>
          <w:rPr>
            <w:rFonts w:hint="default" w:ascii="Times New Roman" w:hAnsi="Times New Roman" w:cs="Times New Roman"/>
            <w:lang w:val="en-US"/>
          </w:rPr>
          <w:t xml:space="preserve"> </w:t>
        </w:r>
      </w:ins>
      <w:ins w:id="255" w:author="Choi Wing 诗颖" w:date="2026-03-23T01:31:02Z">
        <w:r>
          <w:rPr>
            <w:rFonts w:hint="default" w:ascii="Times New Roman" w:hAnsi="Times New Roman" w:cs="Times New Roman"/>
            <w:lang w:val="en-US"/>
          </w:rPr>
          <w:t>(</w:t>
        </w:r>
      </w:ins>
      <w:ins w:id="256" w:author="Choi Wing 诗颖" w:date="2026-03-23T01:31:42Z">
        <w:r>
          <w:rPr>
            <w:rFonts w:hint="default" w:ascii="Times New Roman" w:hAnsi="Times New Roman" w:cs="Times New Roman"/>
            <w:lang w:val="en-US"/>
          </w:rPr>
          <w:t>HKMA, 2023</w:t>
        </w:r>
      </w:ins>
      <w:ins w:id="257" w:author="Choi Wing 诗颖" w:date="2026-03-23T01:31:44Z">
        <w:r>
          <w:rPr>
            <w:rFonts w:hint="default" w:ascii="Times New Roman" w:hAnsi="Times New Roman" w:cs="Times New Roman"/>
            <w:lang w:val="en-US"/>
          </w:rPr>
          <w:t xml:space="preserve">; </w:t>
        </w:r>
      </w:ins>
      <w:ins w:id="258" w:author="Choi Wing 诗颖" w:date="2026-03-23T01:34:40Z">
        <w:r>
          <w:rPr>
            <w:rFonts w:hint="default" w:ascii="Times New Roman" w:hAnsi="Times New Roman" w:cs="Times New Roman"/>
            <w:lang w:val="en-US"/>
          </w:rPr>
          <w:t>J</w:t>
        </w:r>
      </w:ins>
      <w:ins w:id="259" w:author="Choi Wing 诗颖" w:date="2026-03-23T01:31:56Z">
        <w:r>
          <w:rPr>
            <w:rFonts w:hint="default" w:ascii="Times New Roman" w:hAnsi="Times New Roman" w:cs="Times New Roman"/>
            <w:lang w:val="en-US"/>
          </w:rPr>
          <w:t>acobs-Lawson &amp; Hershey, 2005;</w:t>
        </w:r>
      </w:ins>
      <w:ins w:id="260" w:author="Choi Wing 诗颖" w:date="2026-03-23T01:31:57Z">
        <w:r>
          <w:rPr>
            <w:rFonts w:hint="default" w:ascii="Times New Roman" w:hAnsi="Times New Roman" w:cs="Times New Roman"/>
            <w:lang w:val="en-US"/>
          </w:rPr>
          <w:t xml:space="preserve"> </w:t>
        </w:r>
      </w:ins>
      <w:ins w:id="261" w:author="Choi Wing 诗颖" w:date="2026-03-23T01:32:10Z">
        <w:r>
          <w:rPr>
            <w:rFonts w:hint="default" w:ascii="Times New Roman" w:hAnsi="Times New Roman" w:cs="Times New Roman"/>
            <w:lang w:val="en-US"/>
          </w:rPr>
          <w:t>Hershey et al., 2010</w:t>
        </w:r>
      </w:ins>
      <w:ins w:id="262" w:author="Choi Wing 诗颖" w:date="2026-03-23T01:32:11Z">
        <w:r>
          <w:rPr>
            <w:rFonts w:hint="default" w:ascii="Times New Roman" w:hAnsi="Times New Roman" w:cs="Times New Roman"/>
            <w:lang w:val="en-US"/>
          </w:rPr>
          <w:t xml:space="preserve">; </w:t>
        </w:r>
      </w:ins>
      <w:ins w:id="263" w:author="Choi Wing 诗颖" w:date="2026-03-23T01:32:55Z">
        <w:r>
          <w:rPr>
            <w:rFonts w:hint="default" w:ascii="Times New Roman" w:hAnsi="Times New Roman" w:cs="Times New Roman"/>
            <w:lang w:val="en-US"/>
          </w:rPr>
          <w:t>Bayar et al., 202</w:t>
        </w:r>
      </w:ins>
      <w:ins w:id="264" w:author="Choi Wing 诗颖" w:date="2026-03-23T01:32:56Z">
        <w:r>
          <w:rPr>
            <w:rFonts w:hint="default" w:ascii="Times New Roman" w:hAnsi="Times New Roman" w:cs="Times New Roman"/>
            <w:lang w:val="en-US"/>
          </w:rPr>
          <w:t>0</w:t>
        </w:r>
      </w:ins>
      <w:ins w:id="265" w:author="Choi Wing 诗颖" w:date="2026-03-23T01:32:57Z">
        <w:r>
          <w:rPr>
            <w:rFonts w:hint="default" w:ascii="Times New Roman" w:hAnsi="Times New Roman" w:cs="Times New Roman"/>
            <w:lang w:val="en-US"/>
          </w:rPr>
          <w:t>)</w:t>
        </w:r>
      </w:ins>
      <w:r>
        <w:rPr>
          <w:rFonts w:ascii="Times New Roman" w:hAnsi="Times New Roman" w:cs="Times New Roman"/>
        </w:rPr>
        <w:t>. Opportunities including resources accessibility, policy support, social support and culture, are the external conditions (HKMA, 2021</w:t>
      </w:r>
      <w:ins w:id="266" w:author="Choi Wing 诗颖" w:date="2026-03-23T01:29:54Z">
        <w:r>
          <w:rPr>
            <w:rFonts w:hint="default" w:ascii="Times New Roman" w:hAnsi="Times New Roman" w:cs="Times New Roman"/>
            <w:lang w:val="en-US"/>
          </w:rPr>
          <w:t>;</w:t>
        </w:r>
      </w:ins>
      <w:ins w:id="267" w:author="Choi Wing 诗颖" w:date="2026-03-23T01:29:55Z">
        <w:r>
          <w:rPr>
            <w:rFonts w:hint="default" w:ascii="Times New Roman" w:hAnsi="Times New Roman" w:cs="Times New Roman"/>
            <w:lang w:val="en-US"/>
          </w:rPr>
          <w:t xml:space="preserve"> </w:t>
        </w:r>
      </w:ins>
      <w:ins w:id="268" w:author="Choi Wing 诗颖" w:date="2026-03-23T01:29:58Z">
        <w:r>
          <w:rPr>
            <w:rFonts w:hint="default" w:ascii="Times New Roman" w:hAnsi="Times New Roman" w:cs="Times New Roman"/>
            <w:lang w:val="en-US"/>
          </w:rPr>
          <w:t>Legislative Council, 2022</w:t>
        </w:r>
      </w:ins>
      <w:ins w:id="269" w:author="Choi Wing 诗颖" w:date="2026-03-23T01:29:59Z">
        <w:r>
          <w:rPr>
            <w:rFonts w:hint="default" w:ascii="Times New Roman" w:hAnsi="Times New Roman" w:cs="Times New Roman"/>
            <w:lang w:val="en-US"/>
          </w:rPr>
          <w:t>;</w:t>
        </w:r>
      </w:ins>
      <w:ins w:id="270" w:author="Choi Wing 诗颖" w:date="2026-03-23T01:30:00Z">
        <w:r>
          <w:rPr>
            <w:rFonts w:hint="default" w:ascii="Times New Roman" w:hAnsi="Times New Roman" w:cs="Times New Roman"/>
            <w:lang w:val="en-US"/>
          </w:rPr>
          <w:t xml:space="preserve"> </w:t>
        </w:r>
      </w:ins>
      <w:ins w:id="271" w:author="Choi Wing 诗颖" w:date="2026-03-23T01:30:10Z">
        <w:r>
          <w:rPr>
            <w:rFonts w:hint="default" w:ascii="Times New Roman" w:hAnsi="Times New Roman" w:cs="Times New Roman"/>
            <w:lang w:val="en-US"/>
          </w:rPr>
          <w:t>Chowa &amp; Despard, 2014</w:t>
        </w:r>
      </w:ins>
      <w:ins w:id="272" w:author="Choi Wing 诗颖" w:date="2026-03-23T01:30:11Z">
        <w:r>
          <w:rPr>
            <w:rFonts w:hint="default" w:ascii="Times New Roman" w:hAnsi="Times New Roman" w:cs="Times New Roman"/>
            <w:lang w:val="en-US"/>
          </w:rPr>
          <w:t xml:space="preserve">; </w:t>
        </w:r>
      </w:ins>
      <w:ins w:id="273" w:author="Choi Wing 诗颖" w:date="2026-03-23T01:30:21Z">
        <w:r>
          <w:rPr>
            <w:rFonts w:hint="default" w:ascii="Times New Roman" w:hAnsi="Times New Roman" w:cs="Times New Roman"/>
            <w:lang w:val="en-US"/>
          </w:rPr>
          <w:t>Cheung &amp; Chan, 2019</w:t>
        </w:r>
      </w:ins>
      <w:r>
        <w:rPr>
          <w:rFonts w:ascii="Times New Roman" w:hAnsi="Times New Roman" w:cs="Times New Roman"/>
        </w:rPr>
        <w:t>).</w:t>
      </w:r>
    </w:p>
    <w:p w14:paraId="531E004A">
      <w:pPr>
        <w:rPr>
          <w:rFonts w:ascii="Times New Roman" w:hAnsi="Times New Roman" w:cs="Times New Roman"/>
        </w:rPr>
      </w:pPr>
    </w:p>
    <w:p w14:paraId="2CA8C378">
      <w:pPr>
        <w:rPr>
          <w:rFonts w:hint="default" w:ascii="Times New Roman Bold" w:hAnsi="Times New Roman Bold" w:cs="Times New Roman Bold"/>
          <w:b/>
          <w:bCs/>
        </w:rPr>
      </w:pPr>
      <w:r>
        <w:rPr>
          <w:rFonts w:hint="default" w:ascii="Times New Roman Bold" w:hAnsi="Times New Roman Bold" w:cs="Times New Roman Bold"/>
          <w:b/>
          <w:bCs/>
        </w:rPr>
        <w:t>6. Methodology</w:t>
      </w:r>
    </w:p>
    <w:p w14:paraId="37D443EC">
      <w:pPr>
        <w:rPr>
          <w:rFonts w:hint="default" w:ascii="Times New Roman" w:hAnsi="Times New Roman" w:cs="Times New Roman" w:eastAsiaTheme="minorEastAsia"/>
          <w:lang w:val="en-US" w:eastAsia="zh-CN"/>
        </w:rPr>
      </w:pPr>
      <w:r>
        <w:rPr>
          <w:rFonts w:hint="eastAsia" w:ascii="Times New Roman" w:hAnsi="Times New Roman" w:cs="Times New Roman"/>
        </w:rPr>
        <w:t>This study adopts a mixed design of quantitative research and qualitative research, and the research object is private sector employees in Hong Kong. Quantitative research plays a leading role in the empirical literature on retirement. Although it can identify the factors that affect retirement decisions and transition experience, qualitative research is still needed to clarify people's subjective cognition of these decisions (Amabile, 2019).</w:t>
      </w:r>
      <w:ins w:id="274" w:author="Choi Wing 诗颖" w:date="2026-03-23T12:31:43Z">
        <w:r>
          <w:rPr>
            <w:rFonts w:hint="eastAsia" w:ascii="Times New Roman" w:hAnsi="Times New Roman" w:cs="Times New Roman"/>
            <w:lang w:val="en-US" w:eastAsia="zh-CN"/>
          </w:rPr>
          <w:t xml:space="preserve"> </w:t>
        </w:r>
      </w:ins>
      <w:ins w:id="275" w:author="Choi Wing 诗颖" w:date="2026-03-23T12:31:45Z">
        <w:r>
          <w:rPr>
            <w:rFonts w:hint="eastAsia" w:ascii="Times New Roman" w:hAnsi="Times New Roman" w:cs="Times New Roman"/>
            <w:lang w:val="en-US" w:eastAsia="zh-CN"/>
          </w:rPr>
          <w:t>Overall,</w:t>
        </w:r>
      </w:ins>
      <w:ins w:id="276" w:author="Choi Wing 诗颖" w:date="2026-03-23T12:31:46Z">
        <w:r>
          <w:rPr>
            <w:rFonts w:hint="default" w:ascii="Times New Roman" w:hAnsi="Times New Roman" w:cs="Times New Roman"/>
            <w:lang w:val="en-US" w:eastAsia="zh-CN"/>
          </w:rPr>
          <w:t xml:space="preserve"> </w:t>
        </w:r>
      </w:ins>
      <w:ins w:id="277" w:author="Choi Wing 诗颖" w:date="2026-03-23T12:31:59Z">
        <w:r>
          <w:rPr>
            <w:rFonts w:hint="default" w:ascii="Times New Roman" w:hAnsi="Times New Roman" w:cs="Times New Roman"/>
            <w:lang w:val="en-US" w:eastAsia="zh-CN"/>
          </w:rPr>
          <w:t>q</w:t>
        </w:r>
      </w:ins>
      <w:ins w:id="278" w:author="Choi Wing 诗颖" w:date="2026-03-23T12:31:55Z">
        <w:r>
          <w:rPr>
            <w:rFonts w:ascii="Times New Roman" w:hAnsi="Times New Roman" w:eastAsia="Times New Roman"/>
            <w:b w:val="0"/>
            <w:i w:val="0"/>
            <w:sz w:val="22"/>
          </w:rPr>
          <w:t>uantitative data will provide the overall pattern, and qualitative data will help explain the reasons behind that pattern.</w:t>
        </w:r>
      </w:ins>
    </w:p>
    <w:p w14:paraId="6016A005">
      <w:pPr>
        <w:rPr>
          <w:rFonts w:hint="default" w:ascii="Times New Roman" w:hAnsi="Times New Roman" w:cs="Times New Roman"/>
          <w:lang w:val="en-US"/>
        </w:rPr>
      </w:pPr>
      <w:del w:id="279" w:author="Choi Wing 诗颖" w:date="2026-03-23T12:32:21Z">
        <w:r>
          <w:rPr>
            <w:rFonts w:hint="default" w:ascii="Times New Roman" w:hAnsi="Times New Roman" w:cs="Times New Roman"/>
            <w:lang w:val="en-US"/>
          </w:rPr>
          <w:delText xml:space="preserve">(a) </w:delText>
        </w:r>
      </w:del>
      <w:del w:id="280" w:author="Choi Wing 诗颖" w:date="2026-03-23T12:32:21Z">
        <w:r>
          <w:rPr>
            <w:rFonts w:hint="eastAsia" w:ascii="Times New Roman" w:hAnsi="Times New Roman" w:cs="Times New Roman"/>
          </w:rPr>
          <w:delText xml:space="preserve"> </w:delText>
        </w:r>
      </w:del>
      <w:r>
        <w:rPr>
          <w:rFonts w:hint="eastAsia" w:ascii="Times New Roman" w:hAnsi="Times New Roman" w:cs="Times New Roman"/>
        </w:rPr>
        <w:t xml:space="preserve">Quantitative </w:t>
      </w:r>
      <w:del w:id="281" w:author="Choi Wing 诗颖" w:date="2026-03-23T12:32:23Z">
        <w:r>
          <w:rPr>
            <w:rFonts w:hint="default" w:ascii="Times New Roman" w:hAnsi="Times New Roman" w:cs="Times New Roman"/>
            <w:lang w:val="en-US"/>
          </w:rPr>
          <w:delText>research</w:delText>
        </w:r>
      </w:del>
      <w:ins w:id="282" w:author="Choi Wing 诗颖" w:date="2026-03-23T12:32:23Z">
        <w:r>
          <w:rPr>
            <w:rFonts w:hint="default" w:ascii="Times New Roman" w:hAnsi="Times New Roman" w:cs="Times New Roman"/>
            <w:lang w:val="en-US"/>
          </w:rPr>
          <w:t>Phase</w:t>
        </w:r>
      </w:ins>
    </w:p>
    <w:p w14:paraId="069CE713">
      <w:pPr>
        <w:rPr>
          <w:rFonts w:hint="eastAsia" w:ascii="Times New Roman" w:hAnsi="Times New Roman" w:cs="Times New Roman"/>
        </w:rPr>
      </w:pPr>
      <w:r>
        <w:rPr>
          <w:rFonts w:hint="eastAsia" w:ascii="Times New Roman" w:hAnsi="Times New Roman" w:cs="Times New Roman"/>
        </w:rPr>
        <w:t>This study employs a cross-sectional quantitative survey design to effectively explore the relationship between CWO dimensions and financial retirement planning behaviors</w:t>
      </w:r>
      <w:ins w:id="283" w:author="Choi Wing 诗颖" w:date="2026-03-23T12:33:14Z">
        <w:r>
          <w:rPr>
            <w:rFonts w:hint="default" w:ascii="Times New Roman" w:hAnsi="Times New Roman" w:cs="Times New Roman"/>
            <w:lang w:val="en-US"/>
          </w:rPr>
          <w:t>,</w:t>
        </w:r>
      </w:ins>
      <w:ins w:id="284" w:author="Choi Wing 诗颖" w:date="2026-03-23T12:33:15Z">
        <w:r>
          <w:rPr>
            <w:rFonts w:hint="default" w:ascii="Times New Roman" w:hAnsi="Times New Roman" w:cs="Times New Roman"/>
            <w:lang w:val="en-US"/>
          </w:rPr>
          <w:t xml:space="preserve"> as </w:t>
        </w:r>
      </w:ins>
      <w:ins w:id="285" w:author="Choi Wing 诗颖" w:date="2026-03-23T12:33:16Z">
        <w:r>
          <w:rPr>
            <w:rFonts w:hint="default" w:ascii="Times New Roman" w:hAnsi="Times New Roman" w:cs="Times New Roman"/>
            <w:lang w:val="en-US"/>
          </w:rPr>
          <w:t>well as</w:t>
        </w:r>
      </w:ins>
      <w:ins w:id="286" w:author="Choi Wing 诗颖" w:date="2026-03-23T12:33:17Z">
        <w:r>
          <w:rPr>
            <w:rFonts w:hint="default" w:ascii="Times New Roman" w:hAnsi="Times New Roman" w:cs="Times New Roman"/>
            <w:lang w:val="en-US"/>
          </w:rPr>
          <w:t xml:space="preserve"> pe</w:t>
        </w:r>
      </w:ins>
      <w:ins w:id="287" w:author="Choi Wing 诗颖" w:date="2026-03-23T12:33:18Z">
        <w:r>
          <w:rPr>
            <w:rFonts w:hint="default" w:ascii="Times New Roman" w:hAnsi="Times New Roman" w:cs="Times New Roman"/>
            <w:lang w:val="en-US"/>
          </w:rPr>
          <w:t>rce</w:t>
        </w:r>
      </w:ins>
      <w:ins w:id="288" w:author="Choi Wing 诗颖" w:date="2026-03-23T12:33:19Z">
        <w:r>
          <w:rPr>
            <w:rFonts w:hint="default" w:ascii="Times New Roman" w:hAnsi="Times New Roman" w:cs="Times New Roman"/>
            <w:lang w:val="en-US"/>
          </w:rPr>
          <w:t>ptions</w:t>
        </w:r>
      </w:ins>
      <w:ins w:id="289" w:author="Choi Wing 诗颖" w:date="2026-03-23T12:33:20Z">
        <w:r>
          <w:rPr>
            <w:rFonts w:hint="default" w:ascii="Times New Roman" w:hAnsi="Times New Roman" w:cs="Times New Roman"/>
            <w:lang w:val="en-US"/>
          </w:rPr>
          <w:t xml:space="preserve"> of b</w:t>
        </w:r>
      </w:ins>
      <w:ins w:id="290" w:author="Choi Wing 诗颖" w:date="2026-03-23T12:33:21Z">
        <w:r>
          <w:rPr>
            <w:rFonts w:hint="default" w:ascii="Times New Roman" w:hAnsi="Times New Roman" w:cs="Times New Roman"/>
            <w:lang w:val="en-US"/>
          </w:rPr>
          <w:t>ank</w:t>
        </w:r>
      </w:ins>
      <w:ins w:id="291" w:author="Choi Wing 诗颖" w:date="2026-03-23T12:33:22Z">
        <w:r>
          <w:rPr>
            <w:rFonts w:hint="default" w:ascii="Times New Roman" w:hAnsi="Times New Roman" w:cs="Times New Roman"/>
            <w:lang w:val="en-US"/>
          </w:rPr>
          <w:t>-</w:t>
        </w:r>
      </w:ins>
      <w:ins w:id="292" w:author="Choi Wing 诗颖" w:date="2026-03-23T12:33:23Z">
        <w:r>
          <w:rPr>
            <w:rFonts w:hint="default" w:ascii="Times New Roman" w:hAnsi="Times New Roman" w:cs="Times New Roman"/>
            <w:lang w:val="en-US"/>
          </w:rPr>
          <w:t xml:space="preserve">led </w:t>
        </w:r>
      </w:ins>
      <w:ins w:id="293" w:author="Choi Wing 诗颖" w:date="2026-03-23T12:33:24Z">
        <w:r>
          <w:rPr>
            <w:rFonts w:hint="default" w:ascii="Times New Roman" w:hAnsi="Times New Roman" w:cs="Times New Roman"/>
            <w:lang w:val="en-US"/>
          </w:rPr>
          <w:t>finan</w:t>
        </w:r>
      </w:ins>
      <w:ins w:id="294" w:author="Choi Wing 诗颖" w:date="2026-03-23T12:33:25Z">
        <w:r>
          <w:rPr>
            <w:rFonts w:hint="default" w:ascii="Times New Roman" w:hAnsi="Times New Roman" w:cs="Times New Roman"/>
            <w:lang w:val="en-US"/>
          </w:rPr>
          <w:t>cial e</w:t>
        </w:r>
      </w:ins>
      <w:ins w:id="295" w:author="Choi Wing 诗颖" w:date="2026-03-23T12:33:26Z">
        <w:r>
          <w:rPr>
            <w:rFonts w:hint="default" w:ascii="Times New Roman" w:hAnsi="Times New Roman" w:cs="Times New Roman"/>
            <w:lang w:val="en-US"/>
          </w:rPr>
          <w:t>ducat</w:t>
        </w:r>
      </w:ins>
      <w:ins w:id="296" w:author="Choi Wing 诗颖" w:date="2026-03-23T12:33:27Z">
        <w:r>
          <w:rPr>
            <w:rFonts w:hint="default" w:ascii="Times New Roman" w:hAnsi="Times New Roman" w:cs="Times New Roman"/>
            <w:lang w:val="en-US"/>
          </w:rPr>
          <w:t>ion</w:t>
        </w:r>
      </w:ins>
      <w:r>
        <w:rPr>
          <w:rFonts w:hint="eastAsia" w:ascii="Times New Roman" w:hAnsi="Times New Roman" w:cs="Times New Roman"/>
        </w:rPr>
        <w:t xml:space="preserve"> among the private sector employees in Hong Kong.</w:t>
      </w:r>
    </w:p>
    <w:p w14:paraId="43E7D374">
      <w:pPr>
        <w:rPr>
          <w:rFonts w:hint="eastAsia" w:ascii="Times New Roman" w:hAnsi="Times New Roman" w:cs="Times New Roman"/>
        </w:rPr>
      </w:pPr>
      <w:r>
        <w:rPr>
          <w:rFonts w:hint="eastAsia" w:ascii="Times New Roman" w:hAnsi="Times New Roman" w:cs="Times New Roman"/>
        </w:rPr>
        <w:t>Gpower will be used to determine the minimum sample size of multiple regression. The significance level α=0.05, and 80% is regarded as the lowest acceptable test efficacy (Gefen et al., 2011). The model includes four predictor variables and the effect quantity f ²=0.15. Based on the above parameters, it is calculated that the required samples are about 100.</w:t>
      </w:r>
    </w:p>
    <w:p w14:paraId="1FEBA9E5">
      <w:pPr>
        <w:rPr>
          <w:rFonts w:hint="eastAsia" w:ascii="Times New Roman" w:hAnsi="Times New Roman" w:cs="Times New Roman"/>
        </w:rPr>
      </w:pPr>
      <w:r>
        <w:rPr>
          <w:rFonts w:hint="eastAsia" w:ascii="Times New Roman" w:hAnsi="Times New Roman" w:cs="Times New Roman"/>
        </w:rPr>
        <w:t>Data collection will be through online platform (e.g. Google Form) for online data collection. Data collection period is going to be 4-6 weeks of active survey distribution in multiple channels. Community organization network like NGOs could be a connection to distribute survey via NGOs' member communication. Moreover, online platform survey is a way to contact the target population in specific forums. Besides, collaborating with companies who employ target groups can be a workplace partnership to distribute the surveys.</w:t>
      </w:r>
    </w:p>
    <w:p w14:paraId="440CDF6A">
      <w:pPr>
        <w:rPr>
          <w:rFonts w:hint="eastAsia" w:ascii="Times New Roman" w:hAnsi="Times New Roman" w:cs="Times New Roman"/>
        </w:rPr>
      </w:pPr>
      <w:r>
        <w:rPr>
          <w:rFonts w:hint="eastAsia" w:ascii="Times New Roman" w:hAnsi="Times New Roman" w:cs="Times New Roman"/>
        </w:rPr>
        <w:t>The collected data will be</w:t>
      </w:r>
      <w:ins w:id="297" w:author="Choi Wing 诗颖" w:date="2026-03-23T01:26:13Z">
        <w:r>
          <w:rPr>
            <w:rFonts w:hint="default" w:ascii="Times New Roman" w:hAnsi="Times New Roman" w:cs="Times New Roman"/>
            <w:lang w:val="en-US"/>
          </w:rPr>
          <w:t xml:space="preserve"> </w:t>
        </w:r>
      </w:ins>
      <w:del w:id="298" w:author="Choi Wing 诗颖" w:date="2026-03-23T01:26:12Z">
        <w:r>
          <w:rPr>
            <w:rFonts w:hint="eastAsia" w:ascii="Times New Roman" w:hAnsi="Times New Roman" w:cs="Times New Roman"/>
          </w:rPr>
          <w:delText xml:space="preserve"> </w:delText>
        </w:r>
      </w:del>
      <w:del w:id="299" w:author="Choi Wing 诗颖" w:date="2026-03-23T01:26:03Z">
        <w:r>
          <w:rPr>
            <w:rFonts w:hint="eastAsia" w:ascii="Times New Roman" w:hAnsi="Times New Roman" w:cs="Times New Roman"/>
          </w:rPr>
          <w:delText>preprocessed</w:delText>
        </w:r>
      </w:del>
      <w:r>
        <w:rPr>
          <w:rFonts w:hint="default" w:ascii="Times New Roman" w:hAnsi="Times New Roman" w:cs="Times New Roman"/>
          <w:lang w:val="en-US"/>
        </w:rPr>
        <w:t>prepossessed</w:t>
      </w:r>
      <w:r>
        <w:rPr>
          <w:rFonts w:hint="eastAsia" w:ascii="Times New Roman" w:hAnsi="Times New Roman" w:cs="Times New Roman"/>
        </w:rPr>
        <w:t xml:space="preserve"> by editing, coding and classification, and then descriptive statistical analysis will be carried out by SPSS/R analysis tool. Finally, PLS-SEM analysis will be carried out by using Smartpls 4.0 to evaluate the reliability and validity of the measurement model and test the hypothesis relationship of the structural model.</w:t>
      </w:r>
    </w:p>
    <w:p w14:paraId="6F019507">
      <w:pPr>
        <w:rPr>
          <w:rFonts w:hint="eastAsia" w:ascii="Times New Roman" w:hAnsi="Times New Roman" w:cs="Times New Roman" w:eastAsiaTheme="minorEastAsia"/>
          <w:lang w:eastAsia="zh-CN"/>
        </w:rPr>
      </w:pPr>
      <w:del w:id="300" w:author="Choi Wing 诗颖" w:date="2026-03-23T12:34:28Z">
        <w:r>
          <w:rPr>
            <w:rFonts w:hint="eastAsia" w:ascii="Times New Roman" w:hAnsi="Times New Roman" w:cs="Times New Roman"/>
          </w:rPr>
          <w:delText xml:space="preserve">(b) </w:delText>
        </w:r>
      </w:del>
      <w:r>
        <w:rPr>
          <w:rFonts w:hint="eastAsia" w:ascii="Times New Roman" w:hAnsi="Times New Roman" w:cs="Times New Roman"/>
        </w:rPr>
        <w:t xml:space="preserve">Qualitative </w:t>
      </w:r>
      <w:del w:id="301" w:author="Choi Wing 诗颖" w:date="2026-03-23T12:34:30Z">
        <w:r>
          <w:rPr>
            <w:rFonts w:hint="default" w:ascii="Times New Roman" w:hAnsi="Times New Roman" w:cs="Times New Roman"/>
            <w:lang w:val="en-US"/>
          </w:rPr>
          <w:delText>research</w:delText>
        </w:r>
      </w:del>
      <w:ins w:id="302" w:author="Choi Wing 诗颖" w:date="2026-03-23T12:34:31Z">
        <w:r>
          <w:rPr>
            <w:rFonts w:hint="eastAsia" w:ascii="Times New Roman" w:hAnsi="Times New Roman" w:cs="Times New Roman"/>
            <w:lang w:val="en-US" w:eastAsia="zh-CN"/>
          </w:rPr>
          <w:t>Phase</w:t>
        </w:r>
      </w:ins>
    </w:p>
    <w:p w14:paraId="54E891C8">
      <w:pPr>
        <w:rPr>
          <w:rFonts w:hint="eastAsia" w:ascii="Times New Roman" w:hAnsi="Times New Roman" w:cs="Times New Roman"/>
        </w:rPr>
      </w:pPr>
      <w:ins w:id="303" w:author="Choi Wing 诗颖" w:date="2026-03-23T12:34:51Z">
        <w:r>
          <w:rPr>
            <w:rFonts w:hint="eastAsia" w:ascii="Times New Roman" w:hAnsi="Times New Roman" w:cs="Times New Roman"/>
            <w:lang w:val="en-US" w:eastAsia="zh-CN"/>
          </w:rPr>
          <w:t>The</w:t>
        </w:r>
      </w:ins>
      <w:ins w:id="304" w:author="Choi Wing 诗颖" w:date="2026-03-23T12:34:52Z">
        <w:r>
          <w:rPr>
            <w:rFonts w:hint="eastAsia" w:ascii="Times New Roman" w:hAnsi="Times New Roman" w:cs="Times New Roman"/>
            <w:lang w:val="en-US" w:eastAsia="zh-CN"/>
          </w:rPr>
          <w:t xml:space="preserve"> </w:t>
        </w:r>
      </w:ins>
      <w:ins w:id="305" w:author="Choi Wing 诗颖" w:date="2026-03-23T12:34:53Z">
        <w:r>
          <w:rPr>
            <w:rFonts w:hint="eastAsia" w:ascii="Times New Roman" w:hAnsi="Times New Roman" w:cs="Times New Roman"/>
            <w:lang w:val="en-US" w:eastAsia="zh-CN"/>
          </w:rPr>
          <w:t xml:space="preserve">second </w:t>
        </w:r>
      </w:ins>
      <w:ins w:id="306" w:author="Choi Wing 诗颖" w:date="2026-03-23T12:34:55Z">
        <w:r>
          <w:rPr>
            <w:rFonts w:hint="eastAsia" w:ascii="Times New Roman" w:hAnsi="Times New Roman" w:cs="Times New Roman"/>
            <w:lang w:val="en-US" w:eastAsia="zh-CN"/>
          </w:rPr>
          <w:t xml:space="preserve">phase </w:t>
        </w:r>
      </w:ins>
      <w:ins w:id="307" w:author="Choi Wing 诗颖" w:date="2026-03-23T12:34:55Z">
        <w:r>
          <w:rPr>
            <w:rFonts w:hint="default" w:ascii="Times New Roman" w:hAnsi="Times New Roman" w:cs="Times New Roman"/>
            <w:lang w:val="en-US" w:eastAsia="zh-CN"/>
          </w:rPr>
          <w:t>of st</w:t>
        </w:r>
      </w:ins>
      <w:ins w:id="308" w:author="Choi Wing 诗颖" w:date="2026-03-23T12:34:56Z">
        <w:r>
          <w:rPr>
            <w:rFonts w:hint="default" w:ascii="Times New Roman" w:hAnsi="Times New Roman" w:cs="Times New Roman"/>
            <w:lang w:val="en-US" w:eastAsia="zh-CN"/>
          </w:rPr>
          <w:t>udy wi</w:t>
        </w:r>
      </w:ins>
      <w:ins w:id="309" w:author="Choi Wing 诗颖" w:date="2026-03-23T12:34:57Z">
        <w:r>
          <w:rPr>
            <w:rFonts w:hint="default" w:ascii="Times New Roman" w:hAnsi="Times New Roman" w:cs="Times New Roman"/>
            <w:lang w:val="en-US" w:eastAsia="zh-CN"/>
          </w:rPr>
          <w:t>ll</w:t>
        </w:r>
      </w:ins>
      <w:del w:id="310" w:author="Choi Wing 诗颖" w:date="2026-03-23T12:35:06Z">
        <w:r>
          <w:rPr>
            <w:rFonts w:hint="eastAsia" w:ascii="Times New Roman" w:hAnsi="Times New Roman" w:cs="Times New Roman"/>
          </w:rPr>
          <w:delText>This study comprehensively uses</w:delText>
        </w:r>
      </w:del>
      <w:ins w:id="311" w:author="Choi Wing 诗颖" w:date="2026-03-23T12:35:14Z">
        <w:r>
          <w:rPr>
            <w:rFonts w:hint="default" w:ascii="Times New Roman" w:hAnsi="Times New Roman" w:cs="Times New Roman"/>
            <w:lang w:val="en-US"/>
          </w:rPr>
          <w:t xml:space="preserve"> use</w:t>
        </w:r>
      </w:ins>
      <w:ins w:id="312" w:author="Choi Wing 诗颖" w:date="2026-03-23T12:35:15Z">
        <w:r>
          <w:rPr>
            <w:rFonts w:hint="default" w:ascii="Times New Roman" w:hAnsi="Times New Roman" w:cs="Times New Roman"/>
            <w:lang w:val="en-US"/>
          </w:rPr>
          <w:t xml:space="preserve"> </w:t>
        </w:r>
      </w:ins>
      <w:del w:id="313" w:author="Choi Wing 诗颖" w:date="2026-03-23T12:35:13Z">
        <w:r>
          <w:rPr>
            <w:rFonts w:hint="eastAsia" w:ascii="Times New Roman" w:hAnsi="Times New Roman" w:cs="Times New Roman"/>
          </w:rPr>
          <w:delText xml:space="preserve"> </w:delText>
        </w:r>
      </w:del>
      <w:del w:id="314" w:author="Choi Wing 诗颖" w:date="2026-03-23T12:35:11Z">
        <w:r>
          <w:rPr>
            <w:rFonts w:hint="eastAsia" w:ascii="Times New Roman" w:hAnsi="Times New Roman" w:cs="Times New Roman"/>
          </w:rPr>
          <w:delText xml:space="preserve">two qualitative data collection techniques, </w:delText>
        </w:r>
      </w:del>
      <w:r>
        <w:rPr>
          <w:rFonts w:hint="eastAsia" w:ascii="Times New Roman" w:hAnsi="Times New Roman" w:cs="Times New Roman"/>
        </w:rPr>
        <w:t>in-depth interview</w:t>
      </w:r>
      <w:del w:id="315" w:author="Choi Wing 诗颖" w:date="2026-03-23T01:37:38Z">
        <w:r>
          <w:rPr>
            <w:rFonts w:hint="eastAsia" w:ascii="Times New Roman" w:hAnsi="Times New Roman" w:cs="Times New Roman"/>
          </w:rPr>
          <w:delText xml:space="preserve"> </w:delText>
        </w:r>
      </w:del>
      <w:del w:id="316" w:author="Choi Wing 诗颖" w:date="2026-03-23T01:37:37Z">
        <w:r>
          <w:rPr>
            <w:rFonts w:hint="eastAsia" w:ascii="Times New Roman" w:hAnsi="Times New Roman" w:cs="Times New Roman"/>
          </w:rPr>
          <w:delText>an</w:delText>
        </w:r>
      </w:del>
      <w:del w:id="317" w:author="Choi Wing 诗颖" w:date="2026-03-23T01:37:36Z">
        <w:r>
          <w:rPr>
            <w:rFonts w:hint="eastAsia" w:ascii="Times New Roman" w:hAnsi="Times New Roman" w:cs="Times New Roman"/>
          </w:rPr>
          <w:delText>d focus group</w:delText>
        </w:r>
      </w:del>
      <w:del w:id="318" w:author="Choi Wing 诗颖" w:date="2026-03-23T01:37:40Z">
        <w:r>
          <w:rPr>
            <w:rFonts w:hint="eastAsia" w:ascii="Times New Roman" w:hAnsi="Times New Roman" w:cs="Times New Roman"/>
          </w:rPr>
          <w:delText>,</w:delText>
        </w:r>
      </w:del>
      <w:r>
        <w:rPr>
          <w:rFonts w:hint="eastAsia" w:ascii="Times New Roman" w:hAnsi="Times New Roman" w:cs="Times New Roman"/>
        </w:rPr>
        <w:t xml:space="preserve"> to comprehensively capture the real experience and views of the research object</w:t>
      </w:r>
      <w:ins w:id="319" w:author="Choi Wing 诗颖" w:date="2026-03-23T12:35:41Z">
        <w:r>
          <w:rPr>
            <w:rFonts w:hint="default" w:ascii="Times New Roman" w:hAnsi="Times New Roman" w:cs="Times New Roman"/>
            <w:lang w:val="en-US"/>
          </w:rPr>
          <w:t>,</w:t>
        </w:r>
      </w:ins>
      <w:ins w:id="320" w:author="Choi Wing 诗颖" w:date="2026-03-23T12:35:42Z">
        <w:r>
          <w:rPr>
            <w:rFonts w:hint="default" w:ascii="Times New Roman" w:hAnsi="Times New Roman" w:cs="Times New Roman"/>
            <w:lang w:val="en-US"/>
          </w:rPr>
          <w:t xml:space="preserve"> </w:t>
        </w:r>
      </w:ins>
      <w:ins w:id="321" w:author="Choi Wing 诗颖" w:date="2026-03-23T12:35:42Z">
        <w:r>
          <w:rPr>
            <w:rFonts w:ascii="Times New Roman" w:hAnsi="Times New Roman" w:eastAsia="Times New Roman"/>
            <w:b w:val="0"/>
            <w:i w:val="0"/>
            <w:sz w:val="22"/>
          </w:rPr>
          <w:t>to interpret the survey results in more depth</w:t>
        </w:r>
      </w:ins>
      <w:ins w:id="322" w:author="Choi Wing 诗颖" w:date="2026-03-23T12:35:48Z">
        <w:r>
          <w:rPr>
            <w:rFonts w:hint="default" w:ascii="Times New Roman" w:hAnsi="Times New Roman" w:eastAsia="Times New Roman"/>
            <w:b w:val="0"/>
            <w:i w:val="0"/>
            <w:sz w:val="22"/>
            <w:lang w:val="en-US"/>
          </w:rPr>
          <w:t>.</w:t>
        </w:r>
      </w:ins>
      <w:ins w:id="323" w:author="Choi Wing 诗颖" w:date="2026-03-23T12:36:23Z">
        <w:r>
          <w:rPr>
            <w:rFonts w:hint="default" w:ascii="Times New Roman" w:hAnsi="Times New Roman" w:eastAsia="Times New Roman"/>
            <w:b w:val="0"/>
            <w:i w:val="0"/>
            <w:sz w:val="22"/>
            <w:lang w:val="en-US"/>
          </w:rPr>
          <w:t xml:space="preserve"> </w:t>
        </w:r>
      </w:ins>
      <w:ins w:id="324" w:author="Choi Wing 诗颖" w:date="2026-03-23T12:36:21Z">
        <w:r>
          <w:rPr>
            <w:rFonts w:ascii="Times New Roman" w:hAnsi="Times New Roman" w:eastAsia="Times New Roman"/>
            <w:b w:val="0"/>
            <w:i w:val="0"/>
            <w:sz w:val="22"/>
          </w:rPr>
          <w:t>This phase is necessary because retirement planning is shaped not only by measurable variables, but also by personal experience, trust, habits, and context</w:t>
        </w:r>
      </w:ins>
      <w:ins w:id="325" w:author="Choi Wing 诗颖" w:date="2026-03-23T12:36:30Z">
        <w:r>
          <w:rPr>
            <w:rFonts w:hint="default" w:ascii="Times New Roman" w:hAnsi="Times New Roman" w:eastAsia="Times New Roman"/>
            <w:b w:val="0"/>
            <w:i w:val="0"/>
            <w:sz w:val="22"/>
            <w:lang w:val="en-US"/>
          </w:rPr>
          <w:t xml:space="preserve"> (</w:t>
        </w:r>
      </w:ins>
      <w:ins w:id="326" w:author="Choi Wing 诗颖" w:date="2026-03-23T12:36:31Z">
        <w:r>
          <w:rPr>
            <w:rFonts w:hint="default" w:ascii="Times New Roman" w:hAnsi="Times New Roman" w:eastAsia="Times New Roman"/>
            <w:b w:val="0"/>
            <w:i w:val="0"/>
            <w:sz w:val="22"/>
            <w:lang w:val="en-US"/>
          </w:rPr>
          <w:t>ref</w:t>
        </w:r>
      </w:ins>
      <w:ins w:id="327" w:author="Choi Wing 诗颖" w:date="2026-03-23T12:36:32Z">
        <w:r>
          <w:rPr>
            <w:rFonts w:hint="default" w:ascii="Times New Roman" w:hAnsi="Times New Roman" w:eastAsia="Times New Roman"/>
            <w:b w:val="0"/>
            <w:i w:val="0"/>
            <w:sz w:val="22"/>
            <w:lang w:val="en-US"/>
          </w:rPr>
          <w:t>ere</w:t>
        </w:r>
      </w:ins>
      <w:ins w:id="328" w:author="Choi Wing 诗颖" w:date="2026-03-23T12:36:33Z">
        <w:r>
          <w:rPr>
            <w:rFonts w:hint="default" w:ascii="Times New Roman" w:hAnsi="Times New Roman" w:eastAsia="Times New Roman"/>
            <w:b w:val="0"/>
            <w:i w:val="0"/>
            <w:sz w:val="22"/>
            <w:lang w:val="en-US"/>
          </w:rPr>
          <w:t>nce)</w:t>
        </w:r>
      </w:ins>
      <w:ins w:id="329" w:author="Choi Wing 诗颖" w:date="2026-03-23T12:36:21Z">
        <w:r>
          <w:rPr>
            <w:rFonts w:ascii="Times New Roman" w:hAnsi="Times New Roman" w:eastAsia="Times New Roman"/>
            <w:b w:val="0"/>
            <w:i w:val="0"/>
            <w:sz w:val="22"/>
          </w:rPr>
          <w:t>. It will also clarify what employees expect banks to do: whether they want banks to act mainly as educators, neutral information providers, digital guidance platforms, or practical facilitators of retirement planning.</w:t>
        </w:r>
      </w:ins>
      <w:del w:id="330" w:author="Choi Wing 诗颖" w:date="2026-03-23T12:35:41Z">
        <w:r>
          <w:rPr>
            <w:rFonts w:hint="eastAsia" w:ascii="Times New Roman" w:hAnsi="Times New Roman" w:cs="Times New Roman"/>
          </w:rPr>
          <w:delText>.</w:delText>
        </w:r>
      </w:del>
    </w:p>
    <w:p w14:paraId="5805364F">
      <w:pPr>
        <w:rPr>
          <w:rFonts w:hint="eastAsia" w:ascii="Times New Roman" w:hAnsi="Times New Roman" w:cs="Times New Roman"/>
        </w:rPr>
      </w:pPr>
      <w:del w:id="331" w:author="Choi Wing 诗颖" w:date="2026-03-23T01:38:31Z">
        <w:r>
          <w:rPr>
            <w:rFonts w:hint="eastAsia" w:ascii="Times New Roman" w:hAnsi="Times New Roman" w:cs="Times New Roman"/>
          </w:rPr>
          <w:delText>(i</w:delText>
        </w:r>
      </w:del>
      <w:del w:id="332" w:author="Choi Wing 诗颖" w:date="2026-03-23T01:38:30Z">
        <w:r>
          <w:rPr>
            <w:rFonts w:hint="eastAsia" w:ascii="Times New Roman" w:hAnsi="Times New Roman" w:cs="Times New Roman"/>
          </w:rPr>
          <w:delText xml:space="preserve">)  </w:delText>
        </w:r>
      </w:del>
      <w:r>
        <w:rPr>
          <w:rFonts w:hint="eastAsia" w:ascii="Times New Roman" w:hAnsi="Times New Roman" w:cs="Times New Roman"/>
        </w:rPr>
        <w:t>In-depth interview</w:t>
      </w:r>
    </w:p>
    <w:p w14:paraId="4F76B4E8">
      <w:pPr>
        <w:rPr>
          <w:rFonts w:hint="eastAsia" w:ascii="Times New Roman" w:hAnsi="Times New Roman" w:cs="Times New Roman"/>
        </w:rPr>
      </w:pPr>
      <w:r>
        <w:rPr>
          <w:rFonts w:hint="eastAsia" w:ascii="Times New Roman" w:hAnsi="Times New Roman" w:cs="Times New Roman"/>
        </w:rPr>
        <w:t>This study uses the purposive sampling method (Patton, 1990) to select respondents from different industries and management levels. The main data collection method is semi-structured one-on-one interview, which usually lasts 60 to 120 minutes, and follows the standardized interview process uniformly used by all members of the research team (vough et al., 2015). In addition, follow-up questions will be raised during the interview to obtain detailed information on key topics.</w:t>
      </w:r>
    </w:p>
    <w:p w14:paraId="39958C75">
      <w:pPr>
        <w:rPr>
          <w:ins w:id="333" w:author="Choi Wing 诗颖" w:date="2026-03-23T12:36:46Z"/>
          <w:rFonts w:hint="eastAsia" w:ascii="Times New Roman" w:hAnsi="Times New Roman" w:cs="Times New Roman"/>
        </w:rPr>
      </w:pPr>
      <w:r>
        <w:rPr>
          <w:rFonts w:hint="eastAsia" w:ascii="Times New Roman" w:hAnsi="Times New Roman" w:cs="Times New Roman"/>
        </w:rPr>
        <w:t>Regarding the determination of interview sample size, Glaser and Strauss (1967) proposed that the sample size should continue to increase until no new theoretical opinions appear, that is, it reaches saturation. Guest et al. (2006) achieved saturation at the 12th time; Mason (2010) pointed out that many studies actually determine the sample size according to integers such as 10 and 20, rather than strictly based on saturation. Malterud et al. (2016) proposed that if the information provided by respondents is of high quality, the sample size can be relatively reduced. Based on the above research, this study determines the sample size of in-depth interviews of about 10 people.</w:t>
      </w:r>
    </w:p>
    <w:p w14:paraId="05B2DD4F">
      <w:pPr>
        <w:rPr>
          <w:ins w:id="334" w:author="Choi Wing 诗颖" w:date="2026-03-23T12:37:09Z"/>
        </w:rPr>
      </w:pPr>
      <w:ins w:id="335" w:author="Choi Wing 诗颖" w:date="2026-03-23T12:37:09Z">
        <w:r>
          <w:rPr>
            <w:rFonts w:ascii="Times New Roman" w:hAnsi="Times New Roman" w:eastAsia="Times New Roman"/>
            <w:b w:val="0"/>
            <w:i w:val="0"/>
            <w:sz w:val="22"/>
          </w:rPr>
          <w:t>The qualitative sample will be selected purposively to capture variation across industries, job levels, and retirement planning experiences. The interviews will explore how respondents understand the role of banks, what type of bank-led education feels useful, and which barriers matter most in practice.</w:t>
        </w:r>
      </w:ins>
    </w:p>
    <w:p w14:paraId="5DE136F8">
      <w:pPr>
        <w:rPr>
          <w:ins w:id="336" w:author="Choi Wing 诗颖" w:date="2026-03-23T12:37:09Z"/>
        </w:rPr>
      </w:pPr>
      <w:ins w:id="337" w:author="Choi Wing 诗颖" w:date="2026-03-23T12:37:09Z">
        <w:r>
          <w:rPr>
            <w:rFonts w:ascii="Times New Roman" w:hAnsi="Times New Roman" w:eastAsia="Times New Roman"/>
            <w:b w:val="0"/>
            <w:i w:val="0"/>
            <w:sz w:val="22"/>
          </w:rPr>
          <w:t>The qualitative findings will also help refine the practical recommendations for banks. In other words, the qualitative phase is not just supplementary; it is the stage that turns the survey results into a usable proposal for action.</w:t>
        </w:r>
      </w:ins>
    </w:p>
    <w:p w14:paraId="775D2BBE">
      <w:pPr>
        <w:rPr>
          <w:rFonts w:hint="eastAsia" w:ascii="Times New Roman" w:hAnsi="Times New Roman" w:cs="Times New Roman"/>
        </w:rPr>
      </w:pPr>
    </w:p>
    <w:p w14:paraId="729FFCEB">
      <w:pPr>
        <w:rPr>
          <w:rFonts w:hint="eastAsia" w:ascii="Times New Roman" w:hAnsi="Times New Roman" w:cs="Times New Roman"/>
          <w:color w:val="D9D9D9" w:themeColor="background1" w:themeShade="D9"/>
        </w:rPr>
      </w:pPr>
      <w:r>
        <w:rPr>
          <w:rFonts w:hint="eastAsia" w:ascii="Times New Roman" w:hAnsi="Times New Roman" w:cs="Times New Roman"/>
          <w:color w:val="D9D9D9" w:themeColor="background1" w:themeShade="D9"/>
        </w:rPr>
        <w:t>(ii) Focus group</w:t>
      </w:r>
    </w:p>
    <w:p w14:paraId="1033D113">
      <w:pPr>
        <w:rPr>
          <w:rFonts w:hint="eastAsia" w:ascii="Times New Roman" w:hAnsi="Times New Roman" w:cs="Times New Roman"/>
          <w:color w:val="D9D9D9" w:themeColor="background1" w:themeShade="D9"/>
        </w:rPr>
      </w:pPr>
      <w:r>
        <w:rPr>
          <w:rFonts w:hint="eastAsia" w:ascii="Times New Roman" w:hAnsi="Times New Roman" w:cs="Times New Roman"/>
          <w:color w:val="D9D9D9" w:themeColor="background1" w:themeShade="D9"/>
        </w:rPr>
        <w:t>As a supplementary method of in-depth interview, focus group interview aims to stimulate the views that are not easy to express in individual interviews, and capture the views and consensus generated in the process of group interaction.</w:t>
      </w:r>
    </w:p>
    <w:p w14:paraId="6FDFC5F1">
      <w:pPr>
        <w:rPr>
          <w:rFonts w:hint="eastAsia" w:ascii="Times New Roman" w:hAnsi="Times New Roman" w:cs="Times New Roman"/>
          <w:color w:val="D9D9D9" w:themeColor="background1" w:themeShade="D9"/>
        </w:rPr>
      </w:pPr>
      <w:r>
        <w:rPr>
          <w:rFonts w:hint="eastAsia" w:ascii="Times New Roman" w:hAnsi="Times New Roman" w:cs="Times New Roman"/>
          <w:color w:val="D9D9D9" w:themeColor="background1" w:themeShade="D9"/>
        </w:rPr>
        <w:t>As for the sample size of focus groups, Morgan (1996) pointed out that the sample size of focus groups is based on information needs rather than statistical efficacy; Krueger and Casey (2009) proposed that 3-4 focus groups are usually enough, with 6-8 people in each group. This study will follow this design.</w:t>
      </w:r>
    </w:p>
    <w:p w14:paraId="2C9D28E9">
      <w:pPr>
        <w:rPr>
          <w:rFonts w:hint="eastAsia" w:ascii="Times New Roman" w:hAnsi="Times New Roman" w:cs="Times New Roman"/>
          <w:color w:val="D9D9D9" w:themeColor="background1" w:themeShade="D9"/>
        </w:rPr>
      </w:pPr>
      <w:r>
        <w:rPr>
          <w:rFonts w:hint="eastAsia" w:ascii="Times New Roman" w:hAnsi="Times New Roman" w:cs="Times New Roman"/>
          <w:color w:val="D9D9D9" w:themeColor="background1" w:themeShade="D9"/>
        </w:rPr>
        <w:t>Each focus group is about 90-120 minutes long. The researcher acts as the moderator, guides the dialogue according to the pre-designed discussion outline, and focuses on the exchange of views, disputes and consensus among participants.</w:t>
      </w:r>
    </w:p>
    <w:p w14:paraId="2548D060">
      <w:pPr>
        <w:rPr>
          <w:rFonts w:hint="eastAsia" w:ascii="Times New Roman" w:hAnsi="Times New Roman" w:cs="Times New Roman"/>
        </w:rPr>
      </w:pPr>
      <w:r>
        <w:rPr>
          <w:rFonts w:hint="eastAsia" w:ascii="Times New Roman" w:hAnsi="Times New Roman" w:cs="Times New Roman"/>
        </w:rPr>
        <w:t>(c) Ethical consideration</w:t>
      </w:r>
    </w:p>
    <w:p w14:paraId="2D2E075D">
      <w:pPr>
        <w:rPr>
          <w:rFonts w:hint="eastAsia" w:ascii="Times New Roman" w:hAnsi="Times New Roman" w:cs="Times New Roman"/>
        </w:rPr>
      </w:pPr>
      <w:r>
        <w:rPr>
          <w:rFonts w:hint="eastAsia" w:ascii="Times New Roman" w:hAnsi="Times New Roman" w:cs="Times New Roman"/>
        </w:rPr>
        <w:t>This study will use validated quantitative and qualitative measurement tools, all of which are written in English. Since the research sample may include multiple language users, the questionnaire and interview materials need to be translated to reduce the possible deviation caused by cultural and language differences (Kim&amp;Han, 2004).</w:t>
      </w:r>
    </w:p>
    <w:p w14:paraId="69610856">
      <w:pPr>
        <w:rPr>
          <w:rFonts w:hint="eastAsia" w:ascii="Times New Roman" w:hAnsi="Times New Roman" w:cs="Times New Roman"/>
        </w:rPr>
      </w:pPr>
      <w:r>
        <w:rPr>
          <w:rFonts w:hint="eastAsia" w:ascii="Times New Roman" w:hAnsi="Times New Roman" w:cs="Times New Roman"/>
        </w:rPr>
        <w:t>In-depth interviews will be conducted face-to-face, and professional experts should be invited to participate in the translation work. In order to enhance the participation of respondents and related personnel, researchers may provide them with certain monetary rewards.</w:t>
      </w:r>
    </w:p>
    <w:p w14:paraId="468F5991">
      <w:pPr>
        <w:rPr>
          <w:rFonts w:ascii="Times New Roman" w:hAnsi="Times New Roman" w:cs="Times New Roman"/>
        </w:rPr>
      </w:pPr>
      <w:r>
        <w:rPr>
          <w:rFonts w:hint="eastAsia" w:ascii="Times New Roman" w:hAnsi="Times New Roman" w:cs="Times New Roman"/>
        </w:rPr>
        <w:t xml:space="preserve">As of ethical consideration, no personal identifiable information should be collected. The data should be able to withdraw at any point, but in a secure online platform and encrypted data. </w:t>
      </w:r>
    </w:p>
    <w:p w14:paraId="20603D45">
      <w:pPr>
        <w:rPr>
          <w:rFonts w:hint="eastAsia" w:ascii="Times New Roman" w:hAnsi="Times New Roman" w:cs="Times New Roman"/>
          <w:lang w:val="en-US" w:eastAsia="zh-CN"/>
        </w:rPr>
      </w:pPr>
    </w:p>
    <w:p w14:paraId="2C5ACCE5">
      <w:pPr>
        <w:rPr>
          <w:rFonts w:hint="eastAsia" w:ascii="Times New Roman" w:hAnsi="Times New Roman" w:cs="Times New Roman" w:eastAsiaTheme="minorEastAsia"/>
          <w:b/>
          <w:bCs/>
          <w:lang w:eastAsia="zh-CN"/>
        </w:rPr>
      </w:pPr>
      <w:r>
        <w:rPr>
          <w:rFonts w:ascii="Times New Roman" w:hAnsi="Times New Roman" w:cs="Times New Roman"/>
          <w:b/>
          <w:bCs/>
        </w:rPr>
        <w:t xml:space="preserve">7. Potential </w:t>
      </w:r>
      <w:del w:id="338" w:author="Choi Wing 诗颖" w:date="2026-03-23T02:05:33Z">
        <w:r>
          <w:rPr>
            <w:rFonts w:ascii="Times New Roman" w:hAnsi="Times New Roman" w:cs="Times New Roman"/>
            <w:b/>
            <w:bCs/>
          </w:rPr>
          <w:delText>Deliverables</w:delText>
        </w:r>
      </w:del>
      <w:ins w:id="339" w:author="Choi Wing 诗颖" w:date="2026-03-23T02:05:33Z">
        <w:r>
          <w:rPr>
            <w:rFonts w:hint="eastAsia" w:ascii="Times New Roman" w:hAnsi="Times New Roman" w:cs="Times New Roman"/>
            <w:b/>
            <w:bCs/>
            <w:lang w:eastAsia="zh-CN"/>
          </w:rPr>
          <w:t>Deliverable</w:t>
        </w:r>
      </w:ins>
    </w:p>
    <w:p w14:paraId="327348FB">
      <w:pPr>
        <w:rPr>
          <w:rFonts w:ascii="Times New Roman" w:hAnsi="Times New Roman" w:cs="Times New Roman"/>
        </w:rPr>
      </w:pPr>
      <w:r>
        <w:rPr>
          <w:rFonts w:ascii="Times New Roman" w:hAnsi="Times New Roman" w:cs="Times New Roman"/>
        </w:rPr>
        <w:t>7.1 Academic Thesis: Documenting the research conclusion and implication of CWO framework to bank-led financial education in Hong Kong before 30 June 2026</w:t>
      </w:r>
    </w:p>
    <w:p w14:paraId="0BC38C38">
      <w:pPr>
        <w:rPr>
          <w:del w:id="340" w:author="Choi Wing 诗颖" w:date="2026-03-23T12:23:50Z"/>
          <w:rFonts w:ascii="Times New Roman" w:hAnsi="Times New Roman" w:cs="Times New Roman"/>
        </w:rPr>
      </w:pPr>
      <w:r>
        <w:rPr>
          <w:rFonts w:ascii="Times New Roman" w:hAnsi="Times New Roman" w:cs="Times New Roman"/>
        </w:rPr>
        <w:t>7.2 Policy Toolkit for Banks:</w:t>
      </w:r>
      <w:ins w:id="341" w:author="Choi Wing 诗颖" w:date="2026-03-23T12:23:51Z">
        <w:r>
          <w:rPr>
            <w:rFonts w:hint="eastAsia" w:ascii="Times New Roman" w:hAnsi="Times New Roman" w:cs="Times New Roman"/>
            <w:lang w:val="en-US" w:eastAsia="zh-CN"/>
          </w:rPr>
          <w:t xml:space="preserve"> </w:t>
        </w:r>
      </w:ins>
      <w:del w:id="342" w:author="Choi Wing 诗颖" w:date="2026-03-23T12:23:50Z">
        <w:r>
          <w:rPr>
            <w:rFonts w:ascii="Times New Roman" w:hAnsi="Times New Roman" w:cs="Times New Roman"/>
          </w:rPr>
          <w:delText xml:space="preserve"> A practical package including:</w:delText>
        </w:r>
      </w:del>
    </w:p>
    <w:p w14:paraId="4DE5A2B8">
      <w:pPr>
        <w:rPr>
          <w:rFonts w:hint="eastAsia" w:ascii="Times New Roman" w:hAnsi="Times New Roman" w:cs="Times New Roman"/>
          <w:lang w:val="en-US" w:eastAsia="zh-CN"/>
        </w:rPr>
      </w:pPr>
      <w:ins w:id="343" w:author="Choi Wing 诗颖" w:date="2026-03-23T12:23:45Z">
        <w:r>
          <w:rPr>
            <w:rFonts w:hint="eastAsia" w:ascii="Times New Roman" w:hAnsi="Times New Roman" w:cs="Times New Roman"/>
            <w:lang w:val="en-US" w:eastAsia="zh-CN"/>
          </w:rPr>
          <w:t>a practical package that includes suggestions for financial education design and a simple evaluation framework to assess whether the education is effective.</w:t>
        </w:r>
      </w:ins>
    </w:p>
    <w:bookmarkEnd w:id="0"/>
    <w:p w14:paraId="5F2205AA">
      <w:pPr>
        <w:rPr>
          <w:rFonts w:hint="eastAsia" w:ascii="Times New Roman" w:hAnsi="Times New Roman" w:cs="Times New Roman"/>
          <w:lang w:val="en-US" w:eastAsia="zh-CN"/>
        </w:rPr>
      </w:pPr>
      <w:r>
        <w:rPr>
          <w:rFonts w:hint="eastAsia" w:ascii="Times New Roman" w:hAnsi="Times New Roman" w:cs="Times New Roman"/>
          <w:lang w:val="en-US" w:eastAsia="zh-CN"/>
        </w:rPr>
        <w:br w:type="page"/>
      </w:r>
    </w:p>
    <w:p w14:paraId="39D3813C">
      <w:pPr>
        <w:jc w:val="center"/>
        <w:rPr>
          <w:rFonts w:hint="default" w:ascii="Times New Roman" w:hAnsi="Times New Roman" w:cs="Times New Roman"/>
          <w:lang w:val="en-US" w:eastAsia="zh-CN"/>
        </w:rPr>
        <w:pPrChange w:id="344" w:author="Choi Wing 诗颖" w:date="2026-03-23T01:23:37Z">
          <w:pPr/>
        </w:pPrChange>
      </w:pPr>
      <w:r>
        <w:rPr>
          <w:rFonts w:hint="default" w:ascii="Times New Roman" w:hAnsi="Times New Roman" w:cs="Times New Roman"/>
          <w:lang w:val="en-US" w:eastAsia="zh-CN"/>
        </w:rPr>
        <w:t>Reference</w:t>
      </w:r>
    </w:p>
    <w:p w14:paraId="3BDEBEB4">
      <w:pPr>
        <w:rPr>
          <w:ins w:id="345" w:author="Choi Wing 诗颖" w:date="2026-03-23T01:22:21Z"/>
          <w:rFonts w:ascii="Times New Roman" w:hAnsi="Times New Roman" w:cs="Times New Roman"/>
        </w:rPr>
      </w:pPr>
      <w:del w:id="346" w:author="Choi Wing 诗颖" w:date="2026-03-23T01:23:29Z">
        <w:r>
          <w:rPr>
            <w:rFonts w:hint="default" w:ascii="Times New Roman" w:hAnsi="Times New Roman" w:cs="Times New Roman"/>
            <w:b/>
            <w:bCs/>
            <w:sz w:val="24"/>
            <w:szCs w:val="24"/>
          </w:rPr>
          <w:delText>References</w:delText>
        </w:r>
      </w:del>
      <w:ins w:id="347" w:author="Choi Wing 诗颖" w:date="2026-03-23T01:05:24Z">
        <w:r>
          <w:rPr>
            <w:rFonts w:ascii="Times New Roman" w:hAnsi="Times New Roman" w:cs="Times New Roman"/>
          </w:rPr>
          <w:t xml:space="preserve">Bandara, S., &amp; Durairatnam, S. (2025). Financial planning for retirement among private sector employees in Sri Lankan financial institutions. </w:t>
        </w:r>
      </w:ins>
      <w:ins w:id="348" w:author="Choi Wing 诗颖" w:date="2026-03-23T01:05:24Z">
        <w:r>
          <w:rPr>
            <w:rFonts w:ascii="Times New Roman" w:hAnsi="Times New Roman" w:cs="Times New Roman"/>
            <w:i/>
            <w:iCs/>
          </w:rPr>
          <w:t>Technium Social Sciences Journal</w:t>
        </w:r>
      </w:ins>
      <w:ins w:id="349" w:author="Choi Wing 诗颖" w:date="2026-03-23T01:05:24Z">
        <w:r>
          <w:rPr>
            <w:rFonts w:ascii="Times New Roman" w:hAnsi="Times New Roman" w:cs="Times New Roman"/>
          </w:rPr>
          <w:t xml:space="preserve">, 67, 290-302. </w:t>
        </w:r>
      </w:ins>
      <w:r>
        <w:rPr>
          <w:rFonts w:ascii="Times New Roman" w:hAnsi="Times New Roman" w:cs="Times New Roman"/>
        </w:rPr>
        <w:fldChar w:fldCharType="begin"/>
      </w:r>
      <w:r>
        <w:rPr>
          <w:rFonts w:ascii="Times New Roman" w:hAnsi="Times New Roman" w:cs="Times New Roman"/>
        </w:rPr>
        <w:instrText xml:space="preserve"> HYPERLINK "https://doi.org/10.47577/tssj.v67i1.12210" </w:instrText>
      </w:r>
      <w:ins w:id="350" w:author="Choi Wing 诗颖" w:date="2026-03-23T01:22:21Z">
        <w:r>
          <w:rPr>
            <w:rFonts w:ascii="Times New Roman" w:hAnsi="Times New Roman" w:cs="Times New Roman"/>
          </w:rPr>
          <w:fldChar w:fldCharType="separate"/>
        </w:r>
      </w:ins>
      <w:ins w:id="351" w:author="Choi Wing 诗颖" w:date="2026-03-23T01:22:21Z">
        <w:r>
          <w:rPr>
            <w:rStyle w:val="21"/>
            <w:rFonts w:ascii="Times New Roman" w:hAnsi="Times New Roman" w:cs="Times New Roman"/>
          </w:rPr>
          <w:t>https://doi.org/10.47577/tssj.v67i1.12210</w:t>
        </w:r>
      </w:ins>
      <w:ins w:id="352" w:author="Choi Wing 诗颖" w:date="2026-03-23T01:22:21Z">
        <w:r>
          <w:rPr>
            <w:rFonts w:ascii="Times New Roman" w:hAnsi="Times New Roman" w:cs="Times New Roman"/>
          </w:rPr>
          <w:fldChar w:fldCharType="end"/>
        </w:r>
      </w:ins>
    </w:p>
    <w:p w14:paraId="374D8D99">
      <w:pPr>
        <w:rPr>
          <w:ins w:id="353" w:author="Choi Wing 诗颖" w:date="2026-03-22T23:50:09Z"/>
          <w:rFonts w:hint="default" w:ascii="Times New Roman" w:hAnsi="Times New Roman" w:cs="Times New Roman"/>
        </w:rPr>
      </w:pPr>
      <w:ins w:id="354" w:author="Choi Wing 诗颖" w:date="2026-03-23T01:22:21Z">
        <w:r>
          <w:rPr>
            <w:rFonts w:ascii="Times New Roman" w:hAnsi="Times New Roman" w:cs="Times New Roman"/>
          </w:rPr>
          <w:t xml:space="preserve">Blumberg, M., &amp; Pringle, C. D. (1982). The missing opportunity in organizational research: Some implications for a theory of work performance. </w:t>
        </w:r>
      </w:ins>
      <w:ins w:id="355" w:author="Choi Wing 诗颖" w:date="2026-03-23T01:22:21Z">
        <w:r>
          <w:rPr>
            <w:rFonts w:ascii="Times New Roman" w:hAnsi="Times New Roman" w:cs="Times New Roman"/>
            <w:i/>
            <w:iCs/>
          </w:rPr>
          <w:t>Academy of Management Review</w:t>
        </w:r>
      </w:ins>
      <w:ins w:id="356" w:author="Choi Wing 诗颖" w:date="2026-03-23T01:22:21Z">
        <w:r>
          <w:rPr>
            <w:rFonts w:ascii="Times New Roman" w:hAnsi="Times New Roman" w:cs="Times New Roman"/>
          </w:rPr>
          <w:t>, 7(4), 560. https://doi.org/10.2307/257222</w:t>
        </w:r>
      </w:ins>
    </w:p>
    <w:p w14:paraId="0EB42468">
      <w:pPr>
        <w:rPr>
          <w:ins w:id="357" w:author="Choi Wing 诗颖" w:date="2026-03-22T23:50:10Z"/>
          <w:rFonts w:ascii="Times New Roman" w:hAnsi="Times New Roman" w:cs="Times New Roman"/>
        </w:rPr>
      </w:pPr>
      <w:ins w:id="358" w:author="Choi Wing 诗颖" w:date="2026-03-22T23:50:10Z">
        <w:r>
          <w:rPr>
            <w:rFonts w:ascii="Times New Roman" w:hAnsi="Times New Roman" w:cs="Times New Roman"/>
          </w:rPr>
          <w:t xml:space="preserve">Chou, K.-L., Yu, K.-M., Chan, W.-S., Chan, A. C. M., Lum, T. Y. S., &amp; Zhu, A. Y. F. (2014). Social and Psychological Barriers to Private Retirement Savings in Hong Kong. </w:t>
        </w:r>
      </w:ins>
      <w:ins w:id="359" w:author="Choi Wing 诗颖" w:date="2026-03-22T23:50:10Z">
        <w:r>
          <w:rPr>
            <w:rFonts w:ascii="Times New Roman" w:hAnsi="Times New Roman" w:cs="Times New Roman"/>
            <w:i/>
            <w:iCs/>
          </w:rPr>
          <w:t>Journal of Aging &amp; Social Policy, 26</w:t>
        </w:r>
      </w:ins>
      <w:ins w:id="360" w:author="Choi Wing 诗颖" w:date="2026-03-22T23:50:10Z">
        <w:r>
          <w:rPr>
            <w:rFonts w:ascii="Times New Roman" w:hAnsi="Times New Roman" w:cs="Times New Roman"/>
          </w:rPr>
          <w:t>(4), 308–323. https://doi.org/10.1080/08959420.2014.939840</w:t>
        </w:r>
      </w:ins>
    </w:p>
    <w:p w14:paraId="176899D9">
      <w:pPr>
        <w:rPr>
          <w:rFonts w:hint="default"/>
        </w:rPr>
      </w:pPr>
    </w:p>
    <w:p w14:paraId="360EB144">
      <w:pPr>
        <w:keepNext w:val="0"/>
        <w:keepLines w:val="0"/>
        <w:widowControl/>
        <w:suppressLineNumbers w:val="0"/>
        <w:spacing w:before="0" w:beforeAutospacing="0" w:after="0" w:afterAutospacing="0"/>
        <w:ind w:left="0"/>
        <w:rPr>
          <w:ins w:id="362" w:author="Choi Wing 诗颖" w:date="2026-03-23T00:08:05Z"/>
          <w:rFonts w:hint="default" w:ascii="Times New Roman" w:hAnsi="Times New Roman" w:cs="Times New Roman"/>
          <w:sz w:val="22"/>
          <w:szCs w:val="24"/>
          <w:rPrChange w:id="363" w:author="Choi Wing 诗颖" w:date="2026-03-23T01:23:18Z">
            <w:rPr>
              <w:ins w:id="364" w:author="Choi Wing 诗颖" w:date="2026-03-23T00:08:05Z"/>
              <w:rFonts w:hint="default" w:ascii="Times New Roman" w:hAnsi="Times New Roman" w:cs="Times New Roman"/>
              <w:sz w:val="24"/>
              <w:szCs w:val="24"/>
            </w:rPr>
          </w:rPrChange>
        </w:rPr>
        <w:pPrChange w:id="361" w:author="Choi Wing 诗颖" w:date="2026-03-23T01:23:18Z">
          <w:pPr>
            <w:pStyle w:val="15"/>
            <w:keepNext w:val="0"/>
            <w:keepLines w:val="0"/>
            <w:widowControl/>
            <w:suppressLineNumbers w:val="0"/>
            <w:spacing w:before="0" w:beforeAutospacing="0" w:after="0" w:afterAutospacing="0" w:line="480" w:lineRule="auto"/>
            <w:ind w:left="0" w:hanging="720"/>
          </w:pPr>
        </w:pPrChange>
      </w:pPr>
      <w:r>
        <w:rPr>
          <w:rFonts w:hint="default" w:ascii="Times New Roman" w:hAnsi="Times New Roman" w:cs="Times New Roman"/>
          <w:sz w:val="22"/>
          <w:szCs w:val="24"/>
          <w:rPrChange w:id="365" w:author="Choi Wing 诗颖" w:date="2026-03-23T01:23:18Z">
            <w:rPr>
              <w:rFonts w:hint="default" w:ascii="Times New Roman" w:hAnsi="Times New Roman" w:cs="Times New Roman"/>
              <w:sz w:val="24"/>
              <w:szCs w:val="24"/>
            </w:rPr>
          </w:rPrChange>
        </w:rPr>
        <w:t xml:space="preserve">Census and Statistics Department. (2025, June 20). </w:t>
      </w:r>
      <w:r>
        <w:rPr>
          <w:rFonts w:hint="default" w:ascii="Times New Roman" w:hAnsi="Times New Roman" w:cs="Times New Roman"/>
          <w:i w:val="0"/>
          <w:iCs w:val="0"/>
          <w:sz w:val="22"/>
          <w:szCs w:val="24"/>
          <w:rPrChange w:id="366" w:author="Choi Wing 诗颖" w:date="2026-03-23T01:23:18Z">
            <w:rPr>
              <w:rFonts w:hint="default" w:ascii="Times New Roman" w:hAnsi="Times New Roman" w:cs="Times New Roman"/>
              <w:i/>
              <w:iCs/>
              <w:sz w:val="24"/>
              <w:szCs w:val="24"/>
            </w:rPr>
          </w:rPrChange>
        </w:rPr>
        <w:t>Quarterly Report of Employment and Vacancies Statistics</w:t>
      </w:r>
      <w:r>
        <w:rPr>
          <w:rFonts w:hint="default" w:ascii="Times New Roman" w:hAnsi="Times New Roman" w:cs="Times New Roman"/>
          <w:sz w:val="22"/>
          <w:szCs w:val="24"/>
          <w:rPrChange w:id="367" w:author="Choi Wing 诗颖" w:date="2026-03-23T01:23:18Z">
            <w:rPr>
              <w:rFonts w:hint="default" w:ascii="Times New Roman" w:hAnsi="Times New Roman" w:cs="Times New Roman"/>
              <w:sz w:val="24"/>
              <w:szCs w:val="24"/>
            </w:rPr>
          </w:rPrChange>
        </w:rPr>
        <w:t xml:space="preserve">. Censtatd.gov.hk. </w:t>
      </w:r>
      <w:r>
        <w:rPr>
          <w:rFonts w:hint="default" w:ascii="Times New Roman" w:hAnsi="Times New Roman" w:cs="Times New Roman"/>
          <w:sz w:val="22"/>
          <w:szCs w:val="24"/>
          <w:rPrChange w:id="368" w:author="Choi Wing 诗颖" w:date="2026-03-23T01:23:18Z">
            <w:rPr>
              <w:rFonts w:hint="default" w:ascii="Times New Roman" w:hAnsi="Times New Roman" w:cs="Times New Roman"/>
              <w:sz w:val="24"/>
              <w:szCs w:val="24"/>
            </w:rPr>
          </w:rPrChange>
        </w:rPr>
        <w:fldChar w:fldCharType="begin"/>
      </w:r>
      <w:r>
        <w:rPr>
          <w:rFonts w:hint="default" w:ascii="Times New Roman" w:hAnsi="Times New Roman" w:cs="Times New Roman"/>
          <w:sz w:val="22"/>
          <w:szCs w:val="24"/>
          <w:rPrChange w:id="369" w:author="Choi Wing 诗颖" w:date="2026-03-23T01:23:18Z">
            <w:rPr>
              <w:rFonts w:hint="default" w:ascii="Times New Roman" w:hAnsi="Times New Roman" w:cs="Times New Roman"/>
              <w:sz w:val="24"/>
              <w:szCs w:val="24"/>
            </w:rPr>
          </w:rPrChange>
        </w:rPr>
        <w:instrText xml:space="preserve"> HYPERLINK "https://www.censtatd.gov.hk/en/wbr.html?ecode=B10500032025QQ01" </w:instrText>
      </w:r>
      <w:ins w:id="370" w:author="Choi Wing 诗颖" w:date="2026-03-23T00:08:05Z">
        <w:r>
          <w:rPr>
            <w:rFonts w:hint="default" w:ascii="Times New Roman" w:hAnsi="Times New Roman" w:cs="Times New Roman"/>
            <w:sz w:val="22"/>
            <w:szCs w:val="24"/>
            <w:rPrChange w:id="371" w:author="Choi Wing 诗颖" w:date="2026-03-23T01:23:18Z">
              <w:rPr>
                <w:rFonts w:hint="default" w:ascii="Times New Roman" w:hAnsi="Times New Roman" w:cs="Times New Roman"/>
                <w:sz w:val="24"/>
                <w:szCs w:val="24"/>
              </w:rPr>
            </w:rPrChange>
          </w:rPr>
          <w:fldChar w:fldCharType="separate"/>
        </w:r>
      </w:ins>
      <w:ins w:id="373" w:author="Choi Wing 诗颖" w:date="2026-03-23T00:08:05Z">
        <w:r>
          <w:rPr>
            <w:rFonts w:hint="default" w:ascii="Times New Roman" w:hAnsi="Times New Roman" w:cs="Times New Roman"/>
            <w:sz w:val="22"/>
            <w:szCs w:val="24"/>
            <w:rPrChange w:id="374" w:author="Choi Wing 诗颖" w:date="2026-03-23T01:23:18Z">
              <w:rPr>
                <w:rStyle w:val="21"/>
                <w:rFonts w:hint="default" w:ascii="Times New Roman" w:hAnsi="Times New Roman" w:cs="Times New Roman"/>
                <w:sz w:val="24"/>
                <w:szCs w:val="24"/>
              </w:rPr>
            </w:rPrChange>
          </w:rPr>
          <w:t>https://www.censtatd.gov.hk/en/wbr.html?ecode=B10500032025QQ01</w:t>
        </w:r>
      </w:ins>
      <w:ins w:id="376" w:author="Choi Wing 诗颖" w:date="2026-03-23T00:08:05Z">
        <w:r>
          <w:rPr>
            <w:rFonts w:hint="default" w:ascii="Times New Roman" w:hAnsi="Times New Roman" w:cs="Times New Roman"/>
            <w:sz w:val="22"/>
            <w:szCs w:val="24"/>
            <w:rPrChange w:id="377" w:author="Choi Wing 诗颖" w:date="2026-03-23T01:23:18Z">
              <w:rPr>
                <w:rFonts w:hint="default" w:ascii="Times New Roman" w:hAnsi="Times New Roman" w:cs="Times New Roman"/>
                <w:sz w:val="24"/>
                <w:szCs w:val="24"/>
              </w:rPr>
            </w:rPrChange>
          </w:rPr>
          <w:fldChar w:fldCharType="end"/>
        </w:r>
      </w:ins>
    </w:p>
    <w:p w14:paraId="21C92225">
      <w:pPr>
        <w:keepNext w:val="0"/>
        <w:keepLines w:val="0"/>
        <w:widowControl/>
        <w:suppressLineNumbers w:val="0"/>
        <w:spacing w:before="0" w:beforeAutospacing="0" w:after="0" w:afterAutospacing="0"/>
        <w:ind w:left="0"/>
        <w:rPr>
          <w:ins w:id="380" w:author="Choi Wing 诗颖" w:date="2026-03-23T00:08:09Z"/>
          <w:rFonts w:hint="default" w:ascii="Times New Roman" w:hAnsi="Times New Roman" w:cs="Times New Roman"/>
          <w:sz w:val="22"/>
          <w:szCs w:val="24"/>
          <w:rPrChange w:id="381" w:author="Choi Wing 诗颖" w:date="2026-03-23T01:23:18Z">
            <w:rPr>
              <w:ins w:id="382" w:author="Choi Wing 诗颖" w:date="2026-03-23T00:08:09Z"/>
              <w:rFonts w:hint="default" w:ascii="Times New Roman" w:hAnsi="Times New Roman" w:cs="Times New Roman"/>
              <w:sz w:val="24"/>
              <w:szCs w:val="24"/>
            </w:rPr>
          </w:rPrChange>
        </w:rPr>
        <w:pPrChange w:id="379" w:author="Choi Wing 诗颖" w:date="2026-03-23T01:23:18Z">
          <w:pPr>
            <w:pStyle w:val="15"/>
            <w:keepNext w:val="0"/>
            <w:keepLines w:val="0"/>
            <w:widowControl/>
            <w:suppressLineNumbers w:val="0"/>
            <w:spacing w:before="0" w:beforeAutospacing="0" w:after="0" w:afterAutospacing="0" w:line="480" w:lineRule="auto"/>
            <w:ind w:left="0" w:hanging="720"/>
          </w:pPr>
        </w:pPrChange>
      </w:pPr>
    </w:p>
    <w:p w14:paraId="5B7CF20E">
      <w:pPr>
        <w:keepNext w:val="0"/>
        <w:keepLines w:val="0"/>
        <w:widowControl/>
        <w:suppressLineNumbers w:val="0"/>
        <w:spacing w:before="0" w:beforeAutospacing="0" w:after="0" w:afterAutospacing="0"/>
        <w:ind w:left="0"/>
        <w:rPr>
          <w:ins w:id="384" w:author="Choi Wing 诗颖" w:date="2026-03-23T01:33:55Z"/>
          <w:rFonts w:hint="default" w:ascii="Times New Roman" w:hAnsi="Times New Roman" w:cs="Times New Roman"/>
          <w:sz w:val="22"/>
          <w:szCs w:val="24"/>
        </w:rPr>
        <w:pPrChange w:id="383" w:author="Choi Wing 诗颖" w:date="2026-03-23T01:23:18Z">
          <w:pPr>
            <w:pStyle w:val="15"/>
            <w:keepNext w:val="0"/>
            <w:keepLines w:val="0"/>
            <w:widowControl/>
            <w:suppressLineNumbers w:val="0"/>
            <w:spacing w:before="0" w:beforeAutospacing="0" w:after="0" w:afterAutospacing="0" w:line="480" w:lineRule="auto"/>
            <w:ind w:left="0" w:hanging="720"/>
          </w:pPr>
        </w:pPrChange>
      </w:pPr>
      <w:ins w:id="385" w:author="Choi Wing 诗颖" w:date="2026-03-23T00:13:43Z">
        <w:r>
          <w:rPr>
            <w:rFonts w:hint="default" w:ascii="Times New Roman" w:hAnsi="Times New Roman" w:cs="Times New Roman"/>
            <w:sz w:val="22"/>
            <w:szCs w:val="24"/>
            <w:rPrChange w:id="386" w:author="Choi Wing 诗颖" w:date="2026-03-23T01:23:18Z">
              <w:rPr>
                <w:rFonts w:hint="default" w:ascii="Times New Roman" w:hAnsi="Times New Roman" w:cs="Times New Roman"/>
                <w:sz w:val="24"/>
                <w:szCs w:val="24"/>
              </w:rPr>
            </w:rPrChange>
          </w:rPr>
          <w:t>Civil Service Bureau. (2023). Civil Service Pension Scheme: Overview and benefits. Government of the Hong Kong Special Administrative Region.</w:t>
        </w:r>
      </w:ins>
    </w:p>
    <w:p w14:paraId="5A51EF26">
      <w:pPr>
        <w:rPr>
          <w:ins w:id="388" w:author="Choi Wing 诗颖" w:date="2026-03-23T01:33:55Z"/>
          <w:rFonts w:ascii="Times New Roman" w:hAnsi="Times New Roman" w:cs="Times New Roman"/>
        </w:rPr>
      </w:pPr>
      <w:ins w:id="389" w:author="Choi Wing 诗颖" w:date="2026-03-23T01:33:55Z">
        <w:r>
          <w:rPr>
            <w:rFonts w:ascii="Times New Roman" w:hAnsi="Times New Roman" w:cs="Times New Roman"/>
          </w:rPr>
          <w:t xml:space="preserve">França, A. L., &amp; Hershey, D. A. (2018). Retirement goal setting and planning behavior. </w:t>
        </w:r>
      </w:ins>
      <w:ins w:id="390" w:author="Choi Wing 诗颖" w:date="2026-03-23T01:33:55Z">
        <w:r>
          <w:rPr>
            <w:rFonts w:ascii="Times New Roman" w:hAnsi="Times New Roman" w:cs="Times New Roman"/>
            <w:i/>
            <w:iCs/>
          </w:rPr>
          <w:t>Journal of Vocational Behavior</w:t>
        </w:r>
      </w:ins>
      <w:ins w:id="391" w:author="Choi Wing 诗颖" w:date="2026-03-23T01:33:55Z">
        <w:r>
          <w:rPr>
            <w:rFonts w:ascii="Times New Roman" w:hAnsi="Times New Roman" w:cs="Times New Roman"/>
          </w:rPr>
          <w:t>, 107, 125-136.</w:t>
        </w:r>
      </w:ins>
    </w:p>
    <w:p w14:paraId="3B890E72">
      <w:pPr>
        <w:rPr>
          <w:ins w:id="392" w:author="Choi Wing 诗颖" w:date="2026-03-23T01:35:03Z"/>
          <w:rFonts w:ascii="Times New Roman" w:hAnsi="Times New Roman" w:cs="Times New Roman"/>
        </w:rPr>
      </w:pPr>
      <w:ins w:id="393" w:author="Choi Wing 诗颖" w:date="2026-03-23T01:35:03Z">
        <w:r>
          <w:rPr>
            <w:rFonts w:ascii="Times New Roman" w:hAnsi="Times New Roman" w:cs="Times New Roman"/>
          </w:rPr>
          <w:t xml:space="preserve">Jacobs-Lawson, J. M., &amp; Hershey, D. A. (2005). Influence of future time perspective, financial knowledge, and financial risk tolerance on retirement saving behaviors. </w:t>
        </w:r>
      </w:ins>
      <w:ins w:id="394" w:author="Choi Wing 诗颖" w:date="2026-03-23T01:35:03Z">
        <w:r>
          <w:rPr>
            <w:rFonts w:ascii="Times New Roman" w:hAnsi="Times New Roman" w:cs="Times New Roman"/>
            <w:i/>
            <w:iCs/>
          </w:rPr>
          <w:t>Financial Services Review</w:t>
        </w:r>
      </w:ins>
      <w:ins w:id="395" w:author="Choi Wing 诗颖" w:date="2026-03-23T01:35:03Z">
        <w:r>
          <w:rPr>
            <w:rFonts w:ascii="Times New Roman" w:hAnsi="Times New Roman" w:cs="Times New Roman"/>
          </w:rPr>
          <w:t xml:space="preserve"> </w:t>
        </w:r>
      </w:ins>
      <w:ins w:id="396" w:author="Choi Wing 诗颖" w:date="2026-03-23T01:35:03Z">
        <w:r>
          <w:rPr>
            <w:rFonts w:ascii="Times New Roman" w:hAnsi="Times New Roman" w:cs="Times New Roman"/>
            <w:i/>
            <w:iCs/>
          </w:rPr>
          <w:t>(Greenwich, Conn.),</w:t>
        </w:r>
      </w:ins>
      <w:ins w:id="397" w:author="Choi Wing 诗颖" w:date="2026-03-23T01:35:03Z">
        <w:r>
          <w:rPr>
            <w:rFonts w:ascii="Times New Roman" w:hAnsi="Times New Roman" w:cs="Times New Roman"/>
          </w:rPr>
          <w:t xml:space="preserve"> 14(4), 331.</w:t>
        </w:r>
      </w:ins>
    </w:p>
    <w:p w14:paraId="2E706357">
      <w:pPr>
        <w:widowControl/>
        <w:spacing w:beforeAutospacing="0" w:afterAutospacing="0"/>
        <w:rPr>
          <w:ins w:id="399" w:author="Choi Wing 诗颖" w:date="2026-03-23T12:19:03Z"/>
          <w:rFonts w:hint="default" w:ascii="Times New Roman" w:hAnsi="Times New Roman" w:cs="Times New Roman"/>
          <w:b w:val="0"/>
          <w:kern w:val="2"/>
          <w:sz w:val="22"/>
          <w:rPrChange w:id="400" w:author="Choi Wing 诗颖" w:date="2026-03-23T12:19:44Z">
            <w:rPr>
              <w:ins w:id="401" w:author="Choi Wing 诗颖" w:date="2026-03-23T12:19:03Z"/>
              <w:rFonts w:hint="eastAsia" w:ascii="Times New Roman" w:hAnsi="Times New Roman"/>
              <w:b/>
              <w:kern w:val="2"/>
              <w:sz w:val="22"/>
            </w:rPr>
          </w:rPrChange>
        </w:rPr>
        <w:pPrChange w:id="398" w:author="Choi Wing 诗颖" w:date="2026-03-23T12:19:44Z">
          <w:pPr>
            <w:widowControl/>
            <w:spacing w:beforeAutospacing="0" w:afterAutospacing="0"/>
          </w:pPr>
        </w:pPrChange>
      </w:pPr>
      <w:ins w:id="402" w:author="Choi Wing 诗颖" w:date="2026-03-23T12:19:03Z">
        <w:r>
          <w:rPr>
            <w:rFonts w:ascii="Times New Roman" w:hAnsi="Times New Roman" w:cs="Times New Roman"/>
            <w:b w:val="0"/>
            <w:bCs w:val="0"/>
            <w:rPrChange w:id="403" w:author="Choi Wing 诗颖" w:date="2026-03-23T12:19:44Z">
              <w:rPr>
                <w:rStyle w:val="19"/>
                <w:b w:val="0"/>
                <w:bCs w:val="0"/>
              </w:rPr>
            </w:rPrChange>
          </w:rPr>
          <w:t>Companies Ordinance (Cap. 622) (Hong Kong).</w:t>
        </w:r>
      </w:ins>
      <w:ins w:id="405" w:author="Choi Wing 诗颖" w:date="2026-03-23T12:19:03Z">
        <w:r>
          <w:rPr>
            <w:rFonts w:ascii="Times New Roman" w:hAnsi="Times New Roman" w:cs="Times New Roman"/>
            <w:b w:val="0"/>
            <w:rPrChange w:id="406" w:author="Choi Wing 诗颖" w:date="2026-03-23T12:19:44Z">
              <w:rPr>
                <w:b/>
              </w:rPr>
            </w:rPrChange>
          </w:rPr>
          <w:t xml:space="preserve"> </w:t>
        </w:r>
      </w:ins>
      <w:ins w:id="408" w:author="Choi Wing 诗颖" w:date="2026-03-23T12:19:03Z">
        <w:r>
          <w:rPr>
            <w:rFonts w:ascii="Times New Roman" w:hAnsi="Times New Roman" w:cs="Times New Roman"/>
            <w:b w:val="0"/>
            <w:rPrChange w:id="409" w:author="Choi Wing 诗颖" w:date="2026-03-23T12:19:44Z">
              <w:rPr>
                <w:b/>
              </w:rPr>
            </w:rPrChange>
          </w:rPr>
          <w:fldChar w:fldCharType="begin"/>
        </w:r>
      </w:ins>
      <w:ins w:id="411" w:author="Choi Wing 诗颖" w:date="2026-03-23T12:19:03Z">
        <w:r>
          <w:rPr>
            <w:rFonts w:ascii="Times New Roman" w:hAnsi="Times New Roman" w:cs="Times New Roman"/>
            <w:b w:val="0"/>
            <w:rPrChange w:id="412" w:author="Choi Wing 诗颖" w:date="2026-03-23T12:19:44Z">
              <w:rPr>
                <w:b/>
              </w:rPr>
            </w:rPrChange>
          </w:rPr>
          <w:instrText xml:space="preserve">HYPERLINK "https://www.elegislation.gov.hk/hk/cap622?utm_source=chatgpt.com" \t "_new"</w:instrText>
        </w:r>
      </w:ins>
      <w:ins w:id="414" w:author="Choi Wing 诗颖" w:date="2026-03-23T12:19:03Z">
        <w:r>
          <w:rPr>
            <w:rFonts w:ascii="Times New Roman" w:hAnsi="Times New Roman" w:cs="Times New Roman"/>
            <w:b w:val="0"/>
            <w:rPrChange w:id="415" w:author="Choi Wing 诗颖" w:date="2026-03-23T12:19:44Z">
              <w:rPr>
                <w:b/>
              </w:rPr>
            </w:rPrChange>
          </w:rPr>
          <w:fldChar w:fldCharType="separate"/>
        </w:r>
      </w:ins>
      <w:ins w:id="417" w:author="Choi Wing 诗颖" w:date="2026-03-23T12:19:03Z">
        <w:r>
          <w:rPr>
            <w:rFonts w:ascii="Times New Roman" w:hAnsi="Times New Roman" w:cs="Times New Roman"/>
            <w:b w:val="0"/>
            <w:rPrChange w:id="418" w:author="Choi Wing 诗颖" w:date="2026-03-23T12:19:44Z">
              <w:rPr>
                <w:rStyle w:val="21"/>
                <w:b/>
              </w:rPr>
            </w:rPrChange>
          </w:rPr>
          <w:t>https://www.elegisla</w:t>
        </w:r>
      </w:ins>
      <w:ins w:id="420" w:author="Choi Wing 诗颖" w:date="2026-03-23T12:19:03Z">
        <w:r>
          <w:rPr>
            <w:rFonts w:ascii="Times New Roman" w:hAnsi="Times New Roman" w:cs="Times New Roman"/>
            <w:b w:val="0"/>
            <w:u w:val="none"/>
            <w:rPrChange w:id="421" w:author="Choi Wing 诗颖" w:date="2026-03-23T12:19:44Z">
              <w:rPr>
                <w:rStyle w:val="21"/>
                <w:b/>
                <w:u w:val="none"/>
              </w:rPr>
            </w:rPrChange>
          </w:rPr>
          <w:t>tion.gov.hk/hk/cap622</w:t>
        </w:r>
      </w:ins>
      <w:ins w:id="423" w:author="Choi Wing 诗颖" w:date="2026-03-23T12:19:03Z">
        <w:r>
          <w:rPr>
            <w:rFonts w:ascii="Times New Roman" w:hAnsi="Times New Roman" w:cs="Times New Roman"/>
            <w:b w:val="0"/>
            <w:rPrChange w:id="424" w:author="Choi Wing 诗颖" w:date="2026-03-23T12:19:44Z">
              <w:rPr>
                <w:b/>
              </w:rPr>
            </w:rPrChange>
          </w:rPr>
          <w:fldChar w:fldCharType="end"/>
        </w:r>
      </w:ins>
    </w:p>
    <w:p w14:paraId="7ABF35E2">
      <w:pPr>
        <w:rPr>
          <w:ins w:id="426" w:author="Choi Wing 诗颖" w:date="2026-03-23T12:19:18Z"/>
          <w:rFonts w:ascii="Times New Roman" w:hAnsi="Times New Roman" w:cs="Times New Roman"/>
          <w:rPrChange w:id="427" w:author="Choi Wing 诗颖" w:date="2026-03-23T12:19:44Z">
            <w:rPr>
              <w:ins w:id="428" w:author="Choi Wing 诗颖" w:date="2026-03-23T12:19:18Z"/>
            </w:rPr>
          </w:rPrChange>
        </w:rPr>
      </w:pPr>
      <w:ins w:id="429" w:author="Choi Wing 诗颖" w:date="2026-03-23T12:19:18Z">
        <w:r>
          <w:rPr>
            <w:rFonts w:ascii="Times New Roman" w:hAnsi="Times New Roman" w:cs="Times New Roman"/>
            <w:b w:val="0"/>
            <w:bCs w:val="0"/>
            <w:rPrChange w:id="430" w:author="Choi Wing 诗颖" w:date="2026-03-23T12:19:44Z">
              <w:rPr>
                <w:rStyle w:val="19"/>
                <w:b w:val="0"/>
                <w:bCs w:val="0"/>
              </w:rPr>
            </w:rPrChange>
          </w:rPr>
          <w:t>Employment Ordinance (Cap. 57) (Hong Kong).</w:t>
        </w:r>
      </w:ins>
      <w:ins w:id="432" w:author="Choi Wing 诗颖" w:date="2026-03-23T12:19:18Z">
        <w:r>
          <w:rPr>
            <w:rFonts w:ascii="Times New Roman" w:hAnsi="Times New Roman" w:cs="Times New Roman"/>
            <w:rPrChange w:id="433" w:author="Choi Wing 诗颖" w:date="2026-03-23T12:19:44Z">
              <w:rPr/>
            </w:rPrChange>
          </w:rPr>
          <w:t xml:space="preserve"> </w:t>
        </w:r>
      </w:ins>
      <w:ins w:id="435" w:author="Choi Wing 诗颖" w:date="2026-03-23T12:19:18Z">
        <w:r>
          <w:rPr>
            <w:rFonts w:ascii="Times New Roman" w:hAnsi="Times New Roman" w:cs="Times New Roman"/>
            <w:rPrChange w:id="436" w:author="Choi Wing 诗颖" w:date="2026-03-23T12:19:44Z">
              <w:rPr/>
            </w:rPrChange>
          </w:rPr>
          <w:fldChar w:fldCharType="begin"/>
        </w:r>
      </w:ins>
      <w:ins w:id="438" w:author="Choi Wing 诗颖" w:date="2026-03-23T12:19:18Z">
        <w:r>
          <w:rPr>
            <w:rFonts w:ascii="Times New Roman" w:hAnsi="Times New Roman" w:cs="Times New Roman"/>
            <w:rPrChange w:id="439" w:author="Choi Wing 诗颖" w:date="2026-03-23T12:19:44Z">
              <w:rPr/>
            </w:rPrChange>
          </w:rPr>
          <w:instrText xml:space="preserve">HYPERLINK "https://www.elegislation.gov.hk/hk/cap57?utm_source=chatgpt.com" \t "_new"</w:instrText>
        </w:r>
      </w:ins>
      <w:ins w:id="441" w:author="Choi Wing 诗颖" w:date="2026-03-23T12:19:18Z">
        <w:r>
          <w:rPr>
            <w:rFonts w:ascii="Times New Roman" w:hAnsi="Times New Roman" w:cs="Times New Roman"/>
            <w:rPrChange w:id="442" w:author="Choi Wing 诗颖" w:date="2026-03-23T12:19:44Z">
              <w:rPr/>
            </w:rPrChange>
          </w:rPr>
          <w:fldChar w:fldCharType="separate"/>
        </w:r>
      </w:ins>
      <w:ins w:id="444" w:author="Choi Wing 诗颖" w:date="2026-03-23T12:19:18Z">
        <w:r>
          <w:rPr>
            <w:rFonts w:ascii="Times New Roman" w:hAnsi="Times New Roman" w:cs="Times New Roman"/>
            <w:rPrChange w:id="445" w:author="Choi Wing 诗颖" w:date="2026-03-23T12:19:44Z">
              <w:rPr>
                <w:rStyle w:val="21"/>
              </w:rPr>
            </w:rPrChange>
          </w:rPr>
          <w:t>https://www.elegislation.gov.hk/hk/cap57</w:t>
        </w:r>
      </w:ins>
      <w:ins w:id="447" w:author="Choi Wing 诗颖" w:date="2026-03-23T12:19:18Z">
        <w:r>
          <w:rPr>
            <w:rFonts w:ascii="Times New Roman" w:hAnsi="Times New Roman" w:cs="Times New Roman"/>
            <w:rPrChange w:id="448" w:author="Choi Wing 诗颖" w:date="2026-03-23T12:19:44Z">
              <w:rPr/>
            </w:rPrChange>
          </w:rPr>
          <w:fldChar w:fldCharType="end"/>
        </w:r>
      </w:ins>
    </w:p>
    <w:p w14:paraId="490030BD">
      <w:pPr>
        <w:rPr>
          <w:ins w:id="450" w:author="Choi Wing 诗颖" w:date="2026-03-23T12:19:28Z"/>
          <w:rFonts w:ascii="Times New Roman" w:hAnsi="Times New Roman" w:cs="Times New Roman"/>
          <w:rPrChange w:id="451" w:author="Choi Wing 诗颖" w:date="2026-03-23T12:19:44Z">
            <w:rPr>
              <w:ins w:id="452" w:author="Choi Wing 诗颖" w:date="2026-03-23T12:19:28Z"/>
            </w:rPr>
          </w:rPrChange>
        </w:rPr>
      </w:pPr>
      <w:ins w:id="453" w:author="Choi Wing 诗颖" w:date="2026-03-23T12:19:28Z">
        <w:r>
          <w:rPr>
            <w:rFonts w:ascii="Times New Roman" w:hAnsi="Times New Roman" w:cs="Times New Roman"/>
            <w:b w:val="0"/>
            <w:bCs w:val="0"/>
            <w:rPrChange w:id="454" w:author="Choi Wing 诗颖" w:date="2026-03-23T12:19:44Z">
              <w:rPr>
                <w:rStyle w:val="19"/>
                <w:b w:val="0"/>
                <w:bCs w:val="0"/>
              </w:rPr>
            </w:rPrChange>
          </w:rPr>
          <w:t>Mandatory Provident Fund Schemes Ordinance (Cap. 485) (Hong Kong).</w:t>
        </w:r>
      </w:ins>
      <w:ins w:id="456" w:author="Choi Wing 诗颖" w:date="2026-03-23T12:19:28Z">
        <w:r>
          <w:rPr>
            <w:rFonts w:ascii="Times New Roman" w:hAnsi="Times New Roman" w:cs="Times New Roman"/>
            <w:rPrChange w:id="457" w:author="Choi Wing 诗颖" w:date="2026-03-23T12:19:44Z">
              <w:rPr/>
            </w:rPrChange>
          </w:rPr>
          <w:t xml:space="preserve"> </w:t>
        </w:r>
      </w:ins>
      <w:ins w:id="459" w:author="Choi Wing 诗颖" w:date="2026-03-23T12:19:28Z">
        <w:r>
          <w:rPr>
            <w:rFonts w:ascii="Times New Roman" w:hAnsi="Times New Roman" w:cs="Times New Roman"/>
            <w:rPrChange w:id="460" w:author="Choi Wing 诗颖" w:date="2026-03-23T12:19:44Z">
              <w:rPr/>
            </w:rPrChange>
          </w:rPr>
          <w:fldChar w:fldCharType="begin"/>
        </w:r>
      </w:ins>
      <w:ins w:id="462" w:author="Choi Wing 诗颖" w:date="2026-03-23T12:19:28Z">
        <w:r>
          <w:rPr>
            <w:rFonts w:ascii="Times New Roman" w:hAnsi="Times New Roman" w:cs="Times New Roman"/>
            <w:rPrChange w:id="463" w:author="Choi Wing 诗颖" w:date="2026-03-23T12:19:44Z">
              <w:rPr/>
            </w:rPrChange>
          </w:rPr>
          <w:instrText xml:space="preserve">HYPERLINK "https://www.elegislation.gov.hk/hk/cap485?utm_source=chatgpt.com" \t "_new"</w:instrText>
        </w:r>
      </w:ins>
      <w:ins w:id="465" w:author="Choi Wing 诗颖" w:date="2026-03-23T12:19:28Z">
        <w:r>
          <w:rPr>
            <w:rFonts w:ascii="Times New Roman" w:hAnsi="Times New Roman" w:cs="Times New Roman"/>
            <w:rPrChange w:id="466" w:author="Choi Wing 诗颖" w:date="2026-03-23T12:19:44Z">
              <w:rPr/>
            </w:rPrChange>
          </w:rPr>
          <w:fldChar w:fldCharType="separate"/>
        </w:r>
      </w:ins>
      <w:ins w:id="468" w:author="Choi Wing 诗颖" w:date="2026-03-23T12:19:28Z">
        <w:r>
          <w:rPr>
            <w:rFonts w:ascii="Times New Roman" w:hAnsi="Times New Roman" w:cs="Times New Roman"/>
            <w:rPrChange w:id="469" w:author="Choi Wing 诗颖" w:date="2026-03-23T12:19:44Z">
              <w:rPr>
                <w:rStyle w:val="21"/>
              </w:rPr>
            </w:rPrChange>
          </w:rPr>
          <w:t>https://www.elegislation.gov.hk/hk/cap485</w:t>
        </w:r>
      </w:ins>
      <w:ins w:id="471" w:author="Choi Wing 诗颖" w:date="2026-03-23T12:19:28Z">
        <w:r>
          <w:rPr>
            <w:rFonts w:ascii="Times New Roman" w:hAnsi="Times New Roman" w:cs="Times New Roman"/>
            <w:rPrChange w:id="472" w:author="Choi Wing 诗颖" w:date="2026-03-23T12:19:44Z">
              <w:rPr/>
            </w:rPrChange>
          </w:rPr>
          <w:fldChar w:fldCharType="end"/>
        </w:r>
      </w:ins>
    </w:p>
    <w:p w14:paraId="16C41B7A">
      <w:pPr>
        <w:keepNext w:val="0"/>
        <w:keepLines w:val="0"/>
        <w:widowControl/>
        <w:suppressLineNumbers w:val="0"/>
        <w:spacing w:before="0" w:beforeAutospacing="0" w:after="0" w:afterAutospacing="0"/>
        <w:ind w:left="0"/>
        <w:rPr>
          <w:ins w:id="475" w:author="Choi Wing 诗颖" w:date="2026-03-23T12:19:36Z"/>
          <w:rFonts w:hint="default" w:ascii="Times New Roman" w:hAnsi="Times New Roman" w:cs="Times New Roman"/>
          <w:sz w:val="22"/>
          <w:szCs w:val="24"/>
        </w:rPr>
        <w:pPrChange w:id="474" w:author="Choi Wing 诗颖" w:date="2026-03-23T01:23:18Z">
          <w:pPr>
            <w:pStyle w:val="15"/>
            <w:keepNext w:val="0"/>
            <w:keepLines w:val="0"/>
            <w:widowControl/>
            <w:suppressLineNumbers w:val="0"/>
            <w:spacing w:before="0" w:beforeAutospacing="0" w:after="0" w:afterAutospacing="0" w:line="480" w:lineRule="auto"/>
            <w:ind w:left="0" w:hanging="720"/>
          </w:pPr>
        </w:pPrChange>
      </w:pPr>
      <w:ins w:id="476" w:author="Choi Wing 诗颖" w:date="2026-03-23T12:19:36Z">
        <w:r>
          <w:rPr>
            <w:rFonts w:hint="default" w:ascii="Times New Roman" w:hAnsi="Times New Roman" w:cs="Times New Roman"/>
            <w:sz w:val="22"/>
            <w:szCs w:val="24"/>
          </w:rPr>
          <w:t>Census and Statistics Department. (2009). Hong Kong standard industrial classification version 2.0. Government of the Hong Kong Special Administrative Region. https://www.censtatd.gov.hk/en/data/stat_report/product/B2XX0005/att/B2XX0004012008XXXXB0300.pdf</w:t>
        </w:r>
      </w:ins>
    </w:p>
    <w:p w14:paraId="78DED15E">
      <w:pPr>
        <w:keepNext w:val="0"/>
        <w:keepLines w:val="0"/>
        <w:widowControl/>
        <w:suppressLineNumbers w:val="0"/>
        <w:spacing w:before="0" w:beforeAutospacing="0" w:after="0" w:afterAutospacing="0"/>
        <w:ind w:left="0"/>
        <w:rPr>
          <w:ins w:id="478" w:author="Choi Wing 诗颖" w:date="2026-03-23T00:13:44Z"/>
          <w:rFonts w:hint="default" w:ascii="Times New Roman" w:hAnsi="Times New Roman" w:cs="Times New Roman"/>
          <w:sz w:val="22"/>
          <w:szCs w:val="24"/>
          <w:rPrChange w:id="479" w:author="Choi Wing 诗颖" w:date="2026-03-23T01:23:18Z">
            <w:rPr>
              <w:ins w:id="480" w:author="Choi Wing 诗颖" w:date="2026-03-23T00:13:44Z"/>
              <w:rFonts w:hint="default" w:ascii="Times New Roman" w:hAnsi="Times New Roman" w:cs="Times New Roman"/>
              <w:sz w:val="24"/>
              <w:szCs w:val="24"/>
            </w:rPr>
          </w:rPrChange>
        </w:rPr>
        <w:pPrChange w:id="477" w:author="Choi Wing 诗颖" w:date="2026-03-23T01:23:18Z">
          <w:pPr>
            <w:pStyle w:val="15"/>
            <w:keepNext w:val="0"/>
            <w:keepLines w:val="0"/>
            <w:widowControl/>
            <w:suppressLineNumbers w:val="0"/>
            <w:spacing w:before="0" w:beforeAutospacing="0" w:after="0" w:afterAutospacing="0" w:line="480" w:lineRule="auto"/>
            <w:ind w:left="0" w:hanging="720"/>
          </w:pPr>
        </w:pPrChange>
      </w:pPr>
      <w:ins w:id="481" w:author="Choi Wing 诗颖" w:date="2026-03-23T12:19:36Z">
        <w:r>
          <w:rPr>
            <w:rFonts w:hint="default" w:ascii="Times New Roman" w:hAnsi="Times New Roman" w:cs="Times New Roman"/>
            <w:sz w:val="22"/>
            <w:szCs w:val="24"/>
          </w:rPr>
          <w:t>Companies Ordinance (Cap. 622) (Hong Kong). https://www.elegislation.gov.hk/hk/cap622</w:t>
        </w:r>
      </w:ins>
    </w:p>
    <w:p w14:paraId="2AC0B48A">
      <w:pPr>
        <w:keepNext w:val="0"/>
        <w:keepLines w:val="0"/>
        <w:widowControl/>
        <w:suppressLineNumbers w:val="0"/>
        <w:spacing w:before="0" w:beforeAutospacing="0" w:after="0" w:afterAutospacing="0"/>
        <w:ind w:left="0"/>
        <w:rPr>
          <w:ins w:id="483" w:author="Choi Wing 诗颖" w:date="2026-03-23T00:13:45Z"/>
          <w:rFonts w:hint="default" w:ascii="Times New Roman" w:hAnsi="Times New Roman" w:cs="Times New Roman"/>
          <w:sz w:val="22"/>
          <w:szCs w:val="24"/>
          <w:rPrChange w:id="484" w:author="Choi Wing 诗颖" w:date="2026-03-23T01:23:18Z">
            <w:rPr>
              <w:ins w:id="485" w:author="Choi Wing 诗颖" w:date="2026-03-23T00:13:45Z"/>
              <w:rFonts w:hint="default" w:ascii="Times New Roman" w:hAnsi="Times New Roman" w:cs="Times New Roman"/>
              <w:sz w:val="24"/>
              <w:szCs w:val="24"/>
            </w:rPr>
          </w:rPrChange>
        </w:rPr>
        <w:pPrChange w:id="482" w:author="Choi Wing 诗颖" w:date="2026-03-23T01:23:18Z">
          <w:pPr>
            <w:pStyle w:val="15"/>
            <w:keepNext w:val="0"/>
            <w:keepLines w:val="0"/>
            <w:widowControl/>
            <w:suppressLineNumbers w:val="0"/>
            <w:spacing w:before="0" w:beforeAutospacing="0" w:after="0" w:afterAutospacing="0" w:line="480" w:lineRule="auto"/>
            <w:ind w:left="0" w:hanging="720"/>
          </w:pPr>
        </w:pPrChange>
      </w:pPr>
      <w:ins w:id="486" w:author="Choi Wing 诗颖" w:date="2026-03-23T01:23:09Z">
        <w:r>
          <w:rPr>
            <w:rFonts w:hint="default" w:ascii="Times New Roman" w:hAnsi="Times New Roman" w:cs="Times New Roman"/>
            <w:sz w:val="22"/>
            <w:szCs w:val="24"/>
            <w:rPrChange w:id="487" w:author="Choi Wing 诗颖" w:date="2026-03-23T01:23:18Z">
              <w:rPr>
                <w:rFonts w:hint="default" w:ascii="Times New Roman" w:hAnsi="Times New Roman" w:cs="Times New Roman"/>
                <w:sz w:val="24"/>
                <w:szCs w:val="24"/>
              </w:rPr>
            </w:rPrChange>
          </w:rPr>
          <w:t>Hershey, D. A., Henkens, K., &amp; Van Dalen, H. P. (2010). Aging and Financial Planning for Retirement: Interdisciplinary Influences Viewed through a Cross-Cultural Lens. International Journal of Aging &amp; Human Development, 70(1), 1–38. https://doi.org/10.2190/AG.70.1.a</w:t>
        </w:r>
      </w:ins>
    </w:p>
    <w:p w14:paraId="15D005D5">
      <w:pPr>
        <w:keepNext w:val="0"/>
        <w:keepLines w:val="0"/>
        <w:widowControl/>
        <w:suppressLineNumbers w:val="0"/>
        <w:spacing w:before="0" w:beforeAutospacing="0" w:after="0" w:afterAutospacing="0"/>
        <w:ind w:left="0"/>
        <w:rPr>
          <w:ins w:id="490" w:author="Choi Wing 诗颖" w:date="2026-03-23T00:23:52Z"/>
          <w:rFonts w:hint="default" w:ascii="Times New Roman" w:hAnsi="Times New Roman" w:cs="Times New Roman"/>
          <w:sz w:val="22"/>
          <w:szCs w:val="24"/>
          <w:rPrChange w:id="491" w:author="Choi Wing 诗颖" w:date="2026-03-23T01:23:18Z">
            <w:rPr>
              <w:ins w:id="492" w:author="Choi Wing 诗颖" w:date="2026-03-23T00:23:52Z"/>
              <w:rFonts w:hint="default" w:ascii="Times New Roman" w:hAnsi="Times New Roman" w:cs="Times New Roman"/>
              <w:sz w:val="24"/>
              <w:szCs w:val="24"/>
            </w:rPr>
          </w:rPrChange>
        </w:rPr>
        <w:pPrChange w:id="489" w:author="Choi Wing 诗颖" w:date="2026-03-23T01:23:18Z">
          <w:pPr>
            <w:pStyle w:val="15"/>
            <w:keepNext w:val="0"/>
            <w:keepLines w:val="0"/>
            <w:widowControl/>
            <w:suppressLineNumbers w:val="0"/>
            <w:spacing w:before="0" w:beforeAutospacing="0" w:after="0" w:afterAutospacing="0" w:line="480" w:lineRule="auto"/>
            <w:ind w:left="0" w:hanging="720"/>
          </w:pPr>
        </w:pPrChange>
      </w:pPr>
      <w:r>
        <w:rPr>
          <w:rFonts w:hint="default" w:ascii="Times New Roman" w:hAnsi="Times New Roman" w:cs="Times New Roman"/>
          <w:sz w:val="22"/>
          <w:szCs w:val="24"/>
          <w:rPrChange w:id="493" w:author="Choi Wing 诗颖" w:date="2026-03-23T01:23:18Z">
            <w:rPr>
              <w:rFonts w:hint="default" w:ascii="Times New Roman" w:hAnsi="Times New Roman" w:cs="Times New Roman"/>
              <w:sz w:val="24"/>
              <w:szCs w:val="24"/>
            </w:rPr>
          </w:rPrChange>
        </w:rPr>
        <w:t xml:space="preserve">Hwang, E. (2022, September 26). </w:t>
      </w:r>
      <w:r>
        <w:rPr>
          <w:rFonts w:hint="default" w:ascii="Times New Roman" w:hAnsi="Times New Roman" w:cs="Times New Roman"/>
          <w:i w:val="0"/>
          <w:iCs w:val="0"/>
          <w:sz w:val="22"/>
          <w:szCs w:val="24"/>
          <w:rPrChange w:id="494" w:author="Choi Wing 诗颖" w:date="2026-03-23T01:23:18Z">
            <w:rPr>
              <w:rFonts w:hint="default" w:ascii="Times New Roman" w:hAnsi="Times New Roman" w:cs="Times New Roman"/>
              <w:i/>
              <w:iCs/>
              <w:sz w:val="24"/>
              <w:szCs w:val="24"/>
            </w:rPr>
          </w:rPrChange>
        </w:rPr>
        <w:t>Do you have enough retirement savings?</w:t>
      </w:r>
      <w:r>
        <w:rPr>
          <w:rFonts w:hint="default" w:ascii="Times New Roman" w:hAnsi="Times New Roman" w:cs="Times New Roman"/>
          <w:sz w:val="22"/>
          <w:szCs w:val="24"/>
          <w:rPrChange w:id="495" w:author="Choi Wing 诗颖" w:date="2026-03-23T01:23:18Z">
            <w:rPr>
              <w:rFonts w:hint="default" w:ascii="Times New Roman" w:hAnsi="Times New Roman" w:cs="Times New Roman"/>
              <w:sz w:val="24"/>
              <w:szCs w:val="24"/>
            </w:rPr>
          </w:rPrChange>
        </w:rPr>
        <w:t xml:space="preserve"> WTW. </w:t>
      </w:r>
      <w:r>
        <w:rPr>
          <w:rFonts w:hint="default" w:ascii="Times New Roman" w:hAnsi="Times New Roman" w:cs="Times New Roman"/>
          <w:sz w:val="22"/>
          <w:szCs w:val="24"/>
          <w:rPrChange w:id="496" w:author="Choi Wing 诗颖" w:date="2026-03-23T01:23:18Z">
            <w:rPr>
              <w:rFonts w:hint="default" w:ascii="Times New Roman" w:hAnsi="Times New Roman" w:cs="Times New Roman"/>
              <w:sz w:val="24"/>
              <w:szCs w:val="24"/>
            </w:rPr>
          </w:rPrChange>
        </w:rPr>
        <w:fldChar w:fldCharType="begin"/>
      </w:r>
      <w:r>
        <w:rPr>
          <w:rFonts w:hint="default" w:ascii="Times New Roman" w:hAnsi="Times New Roman" w:cs="Times New Roman"/>
          <w:sz w:val="22"/>
          <w:szCs w:val="24"/>
          <w:rPrChange w:id="497" w:author="Choi Wing 诗颖" w:date="2026-03-23T01:23:18Z">
            <w:rPr>
              <w:rFonts w:hint="default" w:ascii="Times New Roman" w:hAnsi="Times New Roman" w:cs="Times New Roman"/>
              <w:sz w:val="24"/>
              <w:szCs w:val="24"/>
            </w:rPr>
          </w:rPrChange>
        </w:rPr>
        <w:instrText xml:space="preserve"> HYPERLINK "https://www.wtwco.com/en-hk/insights/2022/09/do-you-have-enough-retirement-savings" </w:instrText>
      </w:r>
      <w:ins w:id="498" w:author="Choi Wing 诗颖" w:date="2026-03-23T00:23:52Z">
        <w:r>
          <w:rPr>
            <w:rFonts w:hint="default" w:ascii="Times New Roman" w:hAnsi="Times New Roman" w:cs="Times New Roman"/>
            <w:sz w:val="22"/>
            <w:szCs w:val="24"/>
            <w:rPrChange w:id="499" w:author="Choi Wing 诗颖" w:date="2026-03-23T01:23:18Z">
              <w:rPr>
                <w:rFonts w:hint="default" w:ascii="Times New Roman" w:hAnsi="Times New Roman" w:cs="Times New Roman"/>
                <w:sz w:val="24"/>
                <w:szCs w:val="24"/>
              </w:rPr>
            </w:rPrChange>
          </w:rPr>
          <w:fldChar w:fldCharType="separate"/>
        </w:r>
      </w:ins>
      <w:ins w:id="501" w:author="Choi Wing 诗颖" w:date="2026-03-23T00:23:52Z">
        <w:r>
          <w:rPr>
            <w:rFonts w:hint="default" w:ascii="Times New Roman" w:hAnsi="Times New Roman" w:cs="Times New Roman"/>
            <w:sz w:val="22"/>
            <w:szCs w:val="24"/>
            <w:rPrChange w:id="502" w:author="Choi Wing 诗颖" w:date="2026-03-23T01:23:18Z">
              <w:rPr>
                <w:rStyle w:val="21"/>
                <w:rFonts w:hint="default" w:ascii="Times New Roman" w:hAnsi="Times New Roman" w:cs="Times New Roman"/>
                <w:sz w:val="24"/>
                <w:szCs w:val="24"/>
              </w:rPr>
            </w:rPrChange>
          </w:rPr>
          <w:t>https://www.wtwco.com/en-hk/insights/2022/09/do-you-have-enough-retirement-savings</w:t>
        </w:r>
      </w:ins>
      <w:ins w:id="504" w:author="Choi Wing 诗颖" w:date="2026-03-23T00:23:52Z">
        <w:r>
          <w:rPr>
            <w:rFonts w:hint="default" w:ascii="Times New Roman" w:hAnsi="Times New Roman" w:cs="Times New Roman"/>
            <w:sz w:val="22"/>
            <w:szCs w:val="24"/>
            <w:rPrChange w:id="505" w:author="Choi Wing 诗颖" w:date="2026-03-23T01:23:18Z">
              <w:rPr>
                <w:rFonts w:hint="default" w:ascii="Times New Roman" w:hAnsi="Times New Roman" w:cs="Times New Roman"/>
                <w:sz w:val="24"/>
                <w:szCs w:val="24"/>
              </w:rPr>
            </w:rPrChange>
          </w:rPr>
          <w:fldChar w:fldCharType="end"/>
        </w:r>
      </w:ins>
    </w:p>
    <w:p w14:paraId="1CE4F982">
      <w:pPr>
        <w:keepNext w:val="0"/>
        <w:keepLines w:val="0"/>
        <w:widowControl/>
        <w:suppressLineNumbers w:val="0"/>
        <w:spacing w:before="0" w:beforeAutospacing="0" w:after="0" w:afterAutospacing="0"/>
        <w:ind w:left="0"/>
        <w:rPr>
          <w:rFonts w:hint="default" w:ascii="Times New Roman" w:hAnsi="Times New Roman" w:cs="Times New Roman"/>
          <w:sz w:val="22"/>
          <w:szCs w:val="24"/>
          <w:rPrChange w:id="508" w:author="Choi Wing 诗颖" w:date="2026-03-23T01:23:18Z">
            <w:rPr>
              <w:rFonts w:hint="default" w:ascii="Times New Roman" w:hAnsi="Times New Roman" w:cs="Times New Roman"/>
              <w:sz w:val="24"/>
              <w:szCs w:val="24"/>
            </w:rPr>
          </w:rPrChange>
        </w:rPr>
        <w:pPrChange w:id="507" w:author="Choi Wing 诗颖" w:date="2026-03-23T01:23:18Z">
          <w:pPr>
            <w:pStyle w:val="15"/>
            <w:keepNext w:val="0"/>
            <w:keepLines w:val="0"/>
            <w:widowControl/>
            <w:suppressLineNumbers w:val="0"/>
            <w:spacing w:before="0" w:beforeAutospacing="0" w:after="0" w:afterAutospacing="0" w:line="480" w:lineRule="auto"/>
            <w:ind w:left="0" w:hanging="720"/>
          </w:pPr>
        </w:pPrChange>
      </w:pPr>
      <w:ins w:id="509" w:author="Choi Wing 诗颖" w:date="2026-03-23T00:23:56Z">
        <w:r>
          <w:rPr>
            <w:rFonts w:hint="default" w:ascii="Times New Roman" w:hAnsi="Times New Roman" w:cs="Times New Roman"/>
            <w:sz w:val="22"/>
            <w:szCs w:val="24"/>
            <w:rPrChange w:id="510" w:author="Choi Wing 诗颖" w:date="2026-03-23T01:23:18Z">
              <w:rPr>
                <w:rFonts w:hint="default" w:ascii="Times New Roman" w:hAnsi="Times New Roman" w:cs="Times New Roman"/>
                <w:sz w:val="24"/>
                <w:szCs w:val="24"/>
              </w:rPr>
            </w:rPrChange>
          </w:rPr>
          <w:t>Hong Kong Monetary Authority. (2023). Annual Report 2022-2023. HKMA.</w:t>
        </w:r>
      </w:ins>
    </w:p>
    <w:p w14:paraId="607E0518">
      <w:pPr>
        <w:keepNext w:val="0"/>
        <w:keepLines w:val="0"/>
        <w:widowControl/>
        <w:suppressLineNumbers w:val="0"/>
        <w:spacing w:before="0" w:beforeAutospacing="0" w:after="0" w:afterAutospacing="0"/>
        <w:ind w:left="0"/>
        <w:rPr>
          <w:ins w:id="513" w:author="Choi Wing 诗颖" w:date="2026-03-23T00:13:58Z"/>
          <w:rFonts w:hint="default" w:ascii="Times New Roman" w:hAnsi="Times New Roman" w:cs="Times New Roman"/>
          <w:sz w:val="22"/>
          <w:szCs w:val="24"/>
          <w:rPrChange w:id="514" w:author="Choi Wing 诗颖" w:date="2026-03-23T01:23:18Z">
            <w:rPr>
              <w:ins w:id="515" w:author="Choi Wing 诗颖" w:date="2026-03-23T00:13:58Z"/>
              <w:rFonts w:hint="default" w:ascii="Times New Roman" w:hAnsi="Times New Roman" w:cs="Times New Roman"/>
              <w:sz w:val="24"/>
              <w:szCs w:val="24"/>
            </w:rPr>
          </w:rPrChange>
        </w:rPr>
        <w:pPrChange w:id="512" w:author="Choi Wing 诗颖" w:date="2026-03-23T01:23:18Z">
          <w:pPr>
            <w:pStyle w:val="15"/>
            <w:keepNext w:val="0"/>
            <w:keepLines w:val="0"/>
            <w:widowControl/>
            <w:suppressLineNumbers w:val="0"/>
            <w:spacing w:before="0" w:beforeAutospacing="0" w:after="0" w:afterAutospacing="0" w:line="480" w:lineRule="auto"/>
            <w:ind w:left="0" w:hanging="720"/>
          </w:pPr>
        </w:pPrChange>
      </w:pPr>
      <w:r>
        <w:rPr>
          <w:rFonts w:hint="default" w:ascii="Times New Roman" w:hAnsi="Times New Roman" w:cs="Times New Roman"/>
          <w:sz w:val="22"/>
          <w:szCs w:val="24"/>
          <w:rPrChange w:id="516" w:author="Choi Wing 诗颖" w:date="2026-03-23T01:23:18Z">
            <w:rPr>
              <w:rFonts w:hint="default" w:ascii="Times New Roman" w:hAnsi="Times New Roman" w:cs="Times New Roman"/>
              <w:sz w:val="24"/>
              <w:szCs w:val="24"/>
            </w:rPr>
          </w:rPrChange>
        </w:rPr>
        <w:t xml:space="preserve">Moh, S., Chui, S., &amp; Frisby, L. (2026). </w:t>
      </w:r>
      <w:r>
        <w:rPr>
          <w:rFonts w:hint="default" w:ascii="Times New Roman" w:hAnsi="Times New Roman" w:cs="Times New Roman"/>
          <w:i w:val="0"/>
          <w:iCs w:val="0"/>
          <w:sz w:val="22"/>
          <w:szCs w:val="24"/>
          <w:rPrChange w:id="517" w:author="Choi Wing 诗颖" w:date="2026-03-23T01:23:18Z">
            <w:rPr>
              <w:rFonts w:hint="default" w:ascii="Times New Roman" w:hAnsi="Times New Roman" w:cs="Times New Roman"/>
              <w:i/>
              <w:iCs/>
              <w:sz w:val="24"/>
              <w:szCs w:val="24"/>
            </w:rPr>
          </w:rPrChange>
        </w:rPr>
        <w:t>Fidelity International</w:t>
      </w:r>
      <w:r>
        <w:rPr>
          <w:rFonts w:hint="default" w:ascii="Times New Roman" w:hAnsi="Times New Roman" w:cs="Times New Roman"/>
          <w:sz w:val="22"/>
          <w:szCs w:val="24"/>
          <w:rPrChange w:id="518" w:author="Choi Wing 诗颖" w:date="2026-03-23T01:23:18Z">
            <w:rPr>
              <w:rFonts w:hint="default" w:ascii="Times New Roman" w:hAnsi="Times New Roman" w:cs="Times New Roman"/>
              <w:sz w:val="24"/>
              <w:szCs w:val="24"/>
            </w:rPr>
          </w:rPrChange>
        </w:rPr>
        <w:t xml:space="preserve">. Fidelity.com.hk. </w:t>
      </w:r>
      <w:r>
        <w:rPr>
          <w:rFonts w:hint="default" w:ascii="Times New Roman" w:hAnsi="Times New Roman" w:cs="Times New Roman"/>
          <w:sz w:val="22"/>
          <w:szCs w:val="24"/>
          <w:rPrChange w:id="519" w:author="Choi Wing 诗颖" w:date="2026-03-23T01:23:18Z">
            <w:rPr>
              <w:rFonts w:hint="default" w:ascii="Times New Roman" w:hAnsi="Times New Roman" w:cs="Times New Roman"/>
              <w:sz w:val="24"/>
              <w:szCs w:val="24"/>
            </w:rPr>
          </w:rPrChange>
        </w:rPr>
        <w:fldChar w:fldCharType="begin"/>
      </w:r>
      <w:r>
        <w:rPr>
          <w:rFonts w:hint="default" w:ascii="Times New Roman" w:hAnsi="Times New Roman" w:cs="Times New Roman"/>
          <w:sz w:val="22"/>
          <w:szCs w:val="24"/>
          <w:rPrChange w:id="520" w:author="Choi Wing 诗颖" w:date="2026-03-23T01:23:18Z">
            <w:rPr>
              <w:rFonts w:hint="default" w:ascii="Times New Roman" w:hAnsi="Times New Roman" w:cs="Times New Roman"/>
              <w:sz w:val="24"/>
              <w:szCs w:val="24"/>
            </w:rPr>
          </w:rPrChange>
        </w:rPr>
        <w:instrText xml:space="preserve"> HYPERLINK "https://www.fidelity.com.hk/en/articles/press-releases/2025-10-30-decade-behind-fidelity-research-reveals-10-years-retirement-savings-gap-1767775627839" </w:instrText>
      </w:r>
      <w:ins w:id="521" w:author="Choi Wing 诗颖" w:date="2026-03-23T00:13:58Z">
        <w:r>
          <w:rPr>
            <w:rFonts w:hint="default" w:ascii="Times New Roman" w:hAnsi="Times New Roman" w:cs="Times New Roman"/>
            <w:sz w:val="22"/>
            <w:szCs w:val="24"/>
            <w:rPrChange w:id="522" w:author="Choi Wing 诗颖" w:date="2026-03-23T01:23:18Z">
              <w:rPr>
                <w:rFonts w:hint="default" w:ascii="Times New Roman" w:hAnsi="Times New Roman" w:cs="Times New Roman"/>
                <w:sz w:val="24"/>
                <w:szCs w:val="24"/>
              </w:rPr>
            </w:rPrChange>
          </w:rPr>
          <w:fldChar w:fldCharType="separate"/>
        </w:r>
      </w:ins>
      <w:ins w:id="524" w:author="Choi Wing 诗颖" w:date="2026-03-23T00:13:58Z">
        <w:r>
          <w:rPr>
            <w:rFonts w:hint="default" w:ascii="Times New Roman" w:hAnsi="Times New Roman" w:cs="Times New Roman"/>
            <w:sz w:val="22"/>
            <w:szCs w:val="24"/>
            <w:rPrChange w:id="525" w:author="Choi Wing 诗颖" w:date="2026-03-23T01:23:18Z">
              <w:rPr>
                <w:rStyle w:val="21"/>
                <w:rFonts w:hint="default" w:ascii="Times New Roman" w:hAnsi="Times New Roman" w:cs="Times New Roman"/>
                <w:sz w:val="24"/>
                <w:szCs w:val="24"/>
              </w:rPr>
            </w:rPrChange>
          </w:rPr>
          <w:t>https://www.fidelity.com.hk/en/articles/press-releases/2025-10-30-decade-behind-fidelity-research-reveals-10-years-retirement-savings-gap-1767775627839</w:t>
        </w:r>
      </w:ins>
      <w:ins w:id="527" w:author="Choi Wing 诗颖" w:date="2026-03-23T00:13:58Z">
        <w:r>
          <w:rPr>
            <w:rFonts w:hint="default" w:ascii="Times New Roman" w:hAnsi="Times New Roman" w:cs="Times New Roman"/>
            <w:sz w:val="22"/>
            <w:szCs w:val="24"/>
            <w:rPrChange w:id="528" w:author="Choi Wing 诗颖" w:date="2026-03-23T01:23:18Z">
              <w:rPr>
                <w:rFonts w:hint="default" w:ascii="Times New Roman" w:hAnsi="Times New Roman" w:cs="Times New Roman"/>
                <w:sz w:val="24"/>
                <w:szCs w:val="24"/>
              </w:rPr>
            </w:rPrChange>
          </w:rPr>
          <w:fldChar w:fldCharType="end"/>
        </w:r>
      </w:ins>
    </w:p>
    <w:p w14:paraId="05A63D4F">
      <w:pPr>
        <w:keepNext w:val="0"/>
        <w:keepLines w:val="0"/>
        <w:widowControl/>
        <w:suppressLineNumbers w:val="0"/>
        <w:spacing w:before="0" w:beforeAutospacing="0" w:after="0" w:afterAutospacing="0"/>
        <w:ind w:left="0"/>
        <w:rPr>
          <w:ins w:id="531" w:author="Choi Wing 诗颖" w:date="2026-03-23T00:13:59Z"/>
          <w:rFonts w:hint="default" w:ascii="Times New Roman" w:hAnsi="Times New Roman" w:cs="Times New Roman"/>
          <w:sz w:val="22"/>
          <w:szCs w:val="24"/>
          <w:rPrChange w:id="532" w:author="Choi Wing 诗颖" w:date="2026-03-23T01:23:18Z">
            <w:rPr>
              <w:ins w:id="533" w:author="Choi Wing 诗颖" w:date="2026-03-23T00:13:59Z"/>
              <w:rFonts w:hint="default" w:ascii="Times New Roman" w:hAnsi="Times New Roman" w:cs="Times New Roman"/>
              <w:sz w:val="24"/>
              <w:szCs w:val="24"/>
            </w:rPr>
          </w:rPrChange>
        </w:rPr>
        <w:pPrChange w:id="530" w:author="Choi Wing 诗颖" w:date="2026-03-23T01:23:18Z">
          <w:pPr>
            <w:pStyle w:val="15"/>
            <w:keepNext w:val="0"/>
            <w:keepLines w:val="0"/>
            <w:widowControl/>
            <w:suppressLineNumbers w:val="0"/>
            <w:spacing w:before="0" w:beforeAutospacing="0" w:after="0" w:afterAutospacing="0" w:line="480" w:lineRule="auto"/>
            <w:ind w:left="0" w:hanging="720"/>
          </w:pPr>
        </w:pPrChange>
      </w:pPr>
    </w:p>
    <w:p w14:paraId="25EDB5AD">
      <w:pPr>
        <w:keepNext w:val="0"/>
        <w:keepLines w:val="0"/>
        <w:widowControl/>
        <w:suppressLineNumbers w:val="0"/>
        <w:spacing w:before="0" w:beforeAutospacing="0" w:after="0" w:afterAutospacing="0"/>
        <w:ind w:left="0"/>
        <w:rPr>
          <w:ins w:id="535" w:author="Choi Wing 诗颖" w:date="2026-03-23T01:21:44Z"/>
          <w:rFonts w:hint="default" w:ascii="Times New Roman" w:hAnsi="Times New Roman" w:cs="Times New Roman"/>
          <w:sz w:val="22"/>
          <w:szCs w:val="24"/>
          <w:rPrChange w:id="536" w:author="Choi Wing 诗颖" w:date="2026-03-23T01:23:18Z">
            <w:rPr>
              <w:ins w:id="537" w:author="Choi Wing 诗颖" w:date="2026-03-23T01:21:44Z"/>
              <w:rFonts w:hint="default" w:ascii="Times New Roman" w:hAnsi="Times New Roman" w:cs="Times New Roman"/>
              <w:sz w:val="24"/>
              <w:szCs w:val="24"/>
            </w:rPr>
          </w:rPrChange>
        </w:rPr>
        <w:pPrChange w:id="534" w:author="Choi Wing 诗颖" w:date="2026-03-23T01:23:18Z">
          <w:pPr>
            <w:pStyle w:val="15"/>
            <w:keepNext w:val="0"/>
            <w:keepLines w:val="0"/>
            <w:widowControl/>
            <w:suppressLineNumbers w:val="0"/>
            <w:spacing w:before="0" w:beforeAutospacing="0" w:after="0" w:afterAutospacing="0" w:line="480" w:lineRule="auto"/>
            <w:ind w:left="0" w:hanging="720"/>
          </w:pPr>
        </w:pPrChange>
      </w:pPr>
      <w:ins w:id="538" w:author="Choi Wing 诗颖" w:date="2026-03-23T00:14:01Z">
        <w:r>
          <w:rPr>
            <w:rFonts w:hint="default" w:ascii="Times New Roman" w:hAnsi="Times New Roman" w:cs="Times New Roman"/>
            <w:sz w:val="22"/>
            <w:szCs w:val="24"/>
            <w:rPrChange w:id="539" w:author="Choi Wing 诗颖" w:date="2026-03-23T01:23:18Z">
              <w:rPr>
                <w:rFonts w:hint="default" w:ascii="Times New Roman" w:hAnsi="Times New Roman" w:cs="Times New Roman"/>
                <w:sz w:val="24"/>
                <w:szCs w:val="24"/>
              </w:rPr>
            </w:rPrChange>
          </w:rPr>
          <w:t>Mandatory Provident Fund Schemes Authority. (2023). Annual Report 2022-2023. MPFA.</w:t>
        </w:r>
      </w:ins>
    </w:p>
    <w:p w14:paraId="6767D426">
      <w:pPr>
        <w:rPr>
          <w:ins w:id="541" w:author="Choi Wing 诗颖" w:date="2026-03-23T01:21:44Z"/>
          <w:rFonts w:ascii="Times New Roman" w:hAnsi="Times New Roman" w:cs="Times New Roman"/>
        </w:rPr>
      </w:pPr>
      <w:ins w:id="542" w:author="Choi Wing 诗颖" w:date="2026-03-23T01:21:44Z">
        <w:r>
          <w:rPr>
            <w:rFonts w:ascii="Times New Roman" w:hAnsi="Times New Roman" w:cs="Times New Roman"/>
          </w:rPr>
          <w:t xml:space="preserve">Ren, H., &amp; Lim, T. S. (2024). A Research Proposal to Examine Psychological Factors Influence on Financial Planning for Retirement in China. In B. Alareeni &amp; I. Elgedawy (Eds.), </w:t>
        </w:r>
      </w:ins>
      <w:ins w:id="543" w:author="Choi Wing 诗颖" w:date="2026-03-23T01:21:44Z">
        <w:r>
          <w:rPr>
            <w:rFonts w:ascii="Times New Roman" w:hAnsi="Times New Roman" w:cs="Times New Roman"/>
            <w:i w:val="0"/>
            <w:iCs w:val="0"/>
            <w:rPrChange w:id="544" w:author="Choi Wing 诗颖" w:date="2026-03-23T01:23:18Z">
              <w:rPr>
                <w:rFonts w:ascii="Times New Roman" w:hAnsi="Times New Roman" w:cs="Times New Roman"/>
                <w:i/>
                <w:iCs/>
              </w:rPr>
            </w:rPrChange>
          </w:rPr>
          <w:t xml:space="preserve">AI and Business, and Innovation Research: Understanding the Potential and Risks of AI for Modern Enterprises </w:t>
        </w:r>
      </w:ins>
      <w:ins w:id="546" w:author="Choi Wing 诗颖" w:date="2026-03-23T01:21:44Z">
        <w:r>
          <w:rPr>
            <w:rFonts w:ascii="Times New Roman" w:hAnsi="Times New Roman" w:cs="Times New Roman"/>
          </w:rPr>
          <w:t xml:space="preserve">(Vol. 440, pp. 497–508). Springer. </w:t>
        </w:r>
      </w:ins>
      <w:ins w:id="547" w:author="Choi Wing 诗颖" w:date="2026-03-23T01:21:44Z">
        <w:r>
          <w:rPr/>
          <w:fldChar w:fldCharType="begin"/>
        </w:r>
      </w:ins>
      <w:ins w:id="548" w:author="Choi Wing 诗颖" w:date="2026-03-23T01:21:44Z">
        <w:r>
          <w:rPr/>
          <w:instrText xml:space="preserve"> HYPERLINK "https://doi.org/10.1007/978-3-031-42085-6_42" </w:instrText>
        </w:r>
      </w:ins>
      <w:ins w:id="549" w:author="Choi Wing 诗颖" w:date="2026-03-23T01:21:44Z">
        <w:r>
          <w:rPr/>
          <w:fldChar w:fldCharType="separate"/>
        </w:r>
      </w:ins>
      <w:ins w:id="550" w:author="Choi Wing 诗颖" w:date="2026-03-23T01:21:44Z">
        <w:r>
          <w:rPr>
            <w:rFonts w:ascii="Times New Roman" w:hAnsi="Times New Roman" w:cs="Times New Roman"/>
            <w:rPrChange w:id="551" w:author="Choi Wing 诗颖" w:date="2026-03-23T01:23:18Z">
              <w:rPr>
                <w:rStyle w:val="21"/>
                <w:rFonts w:ascii="Times New Roman" w:hAnsi="Times New Roman" w:cs="Times New Roman"/>
              </w:rPr>
            </w:rPrChange>
          </w:rPr>
          <w:t>https://doi.org/10.1007/978-3-031-42085-6_42</w:t>
        </w:r>
      </w:ins>
      <w:ins w:id="553" w:author="Choi Wing 诗颖" w:date="2026-03-23T01:21:44Z">
        <w:r>
          <w:rPr>
            <w:rFonts w:ascii="Times New Roman" w:hAnsi="Times New Roman" w:cs="Times New Roman"/>
            <w:rPrChange w:id="554" w:author="Choi Wing 诗颖" w:date="2026-03-23T01:23:18Z">
              <w:rPr>
                <w:rStyle w:val="21"/>
                <w:rFonts w:ascii="Times New Roman" w:hAnsi="Times New Roman" w:cs="Times New Roman"/>
              </w:rPr>
            </w:rPrChange>
          </w:rPr>
          <w:fldChar w:fldCharType="end"/>
        </w:r>
      </w:ins>
    </w:p>
    <w:p w14:paraId="1C8ABAAB">
      <w:pPr>
        <w:keepNext w:val="0"/>
        <w:keepLines w:val="0"/>
        <w:widowControl/>
        <w:suppressLineNumbers w:val="0"/>
        <w:spacing w:before="0" w:beforeAutospacing="0" w:after="0" w:afterAutospacing="0"/>
        <w:ind w:left="0"/>
        <w:rPr>
          <w:rFonts w:hint="default" w:ascii="Times New Roman" w:hAnsi="Times New Roman" w:cs="Times New Roman"/>
          <w:sz w:val="22"/>
          <w:szCs w:val="24"/>
          <w:rPrChange w:id="557" w:author="Choi Wing 诗颖" w:date="2026-03-23T01:23:18Z">
            <w:rPr>
              <w:rFonts w:hint="default" w:ascii="Times New Roman" w:hAnsi="Times New Roman" w:cs="Times New Roman"/>
              <w:sz w:val="24"/>
              <w:szCs w:val="24"/>
            </w:rPr>
          </w:rPrChange>
        </w:rPr>
        <w:pPrChange w:id="556" w:author="Choi Wing 诗颖" w:date="2026-03-23T01:23:18Z">
          <w:pPr>
            <w:pStyle w:val="15"/>
            <w:keepNext w:val="0"/>
            <w:keepLines w:val="0"/>
            <w:widowControl/>
            <w:suppressLineNumbers w:val="0"/>
            <w:spacing w:before="0" w:beforeAutospacing="0" w:after="0" w:afterAutospacing="0" w:line="480" w:lineRule="auto"/>
            <w:ind w:left="0" w:hanging="720"/>
          </w:pPr>
        </w:pPrChange>
      </w:pPr>
    </w:p>
    <w:p w14:paraId="43377B34">
      <w:pPr>
        <w:rPr>
          <w:ins w:id="558" w:author="Choi Wing 诗颖" w:date="2026-03-23T01:39:54Z"/>
          <w:rFonts w:ascii="Times New Roman" w:hAnsi="Times New Roman" w:cs="Times New Roman"/>
        </w:rPr>
      </w:pPr>
      <w:ins w:id="559" w:author="Choi Wing 诗颖" w:date="2026-03-23T01:39:54Z">
        <w:r>
          <w:rPr>
            <w:rFonts w:ascii="Times New Roman" w:hAnsi="Times New Roman" w:cs="Times New Roman"/>
          </w:rPr>
          <w:t xml:space="preserve">Amabile, T. M. (2019). Understanding Retirement Requires Getting Inside People’s Stories: A Call for More Qualitative Research. </w:t>
        </w:r>
      </w:ins>
      <w:ins w:id="560" w:author="Choi Wing 诗颖" w:date="2026-03-23T01:39:54Z">
        <w:r>
          <w:rPr>
            <w:rFonts w:ascii="Times New Roman" w:hAnsi="Times New Roman" w:cs="Times New Roman"/>
            <w:i/>
            <w:iCs/>
          </w:rPr>
          <w:t>Work, Aging and Retirement</w:t>
        </w:r>
      </w:ins>
      <w:ins w:id="561" w:author="Choi Wing 诗颖" w:date="2026-03-23T01:39:54Z">
        <w:r>
          <w:rPr>
            <w:rFonts w:ascii="Times New Roman" w:hAnsi="Times New Roman" w:cs="Times New Roman"/>
          </w:rPr>
          <w:t xml:space="preserve">, </w:t>
        </w:r>
      </w:ins>
      <w:ins w:id="562" w:author="Choi Wing 诗颖" w:date="2026-03-23T01:39:54Z">
        <w:r>
          <w:rPr>
            <w:rFonts w:ascii="Times New Roman" w:hAnsi="Times New Roman" w:cs="Times New Roman"/>
            <w:i/>
            <w:iCs/>
          </w:rPr>
          <w:t>5</w:t>
        </w:r>
      </w:ins>
      <w:ins w:id="563" w:author="Choi Wing 诗颖" w:date="2026-03-23T01:39:54Z">
        <w:r>
          <w:rPr>
            <w:rFonts w:ascii="Times New Roman" w:hAnsi="Times New Roman" w:cs="Times New Roman"/>
          </w:rPr>
          <w:t xml:space="preserve">(3), 207–211. </w:t>
        </w:r>
      </w:ins>
      <w:ins w:id="564" w:author="Choi Wing 诗颖" w:date="2026-03-23T01:39:54Z">
        <w:r>
          <w:rPr/>
          <w:fldChar w:fldCharType="begin"/>
        </w:r>
      </w:ins>
      <w:ins w:id="565" w:author="Choi Wing 诗颖" w:date="2026-03-23T01:39:54Z">
        <w:r>
          <w:rPr/>
          <w:instrText xml:space="preserve"> HYPERLINK "https://doi.org/10.1093/workar/waz007" </w:instrText>
        </w:r>
      </w:ins>
      <w:ins w:id="566" w:author="Choi Wing 诗颖" w:date="2026-03-23T01:39:54Z">
        <w:r>
          <w:rPr/>
          <w:fldChar w:fldCharType="separate"/>
        </w:r>
      </w:ins>
      <w:ins w:id="567" w:author="Choi Wing 诗颖" w:date="2026-03-23T01:39:54Z">
        <w:r>
          <w:rPr>
            <w:rStyle w:val="21"/>
            <w:rFonts w:ascii="Times New Roman" w:hAnsi="Times New Roman" w:cs="Times New Roman"/>
          </w:rPr>
          <w:t>https://doi.org/10.1093/workar/waz007</w:t>
        </w:r>
      </w:ins>
      <w:ins w:id="568" w:author="Choi Wing 诗颖" w:date="2026-03-23T01:39:54Z">
        <w:r>
          <w:rPr>
            <w:rStyle w:val="21"/>
            <w:rFonts w:ascii="Times New Roman" w:hAnsi="Times New Roman" w:cs="Times New Roman"/>
          </w:rPr>
          <w:fldChar w:fldCharType="end"/>
        </w:r>
      </w:ins>
    </w:p>
    <w:p w14:paraId="71975E41">
      <w:pPr>
        <w:widowControl/>
        <w:rPr>
          <w:ins w:id="569" w:author="Choi Wing 诗颖" w:date="2026-03-23T01:39:54Z"/>
          <w:rFonts w:ascii="Times New Roman" w:hAnsi="Times New Roman" w:cs="Times New Roman"/>
        </w:rPr>
      </w:pPr>
      <w:ins w:id="570" w:author="Choi Wing 诗颖" w:date="2026-03-23T01:39:54Z">
        <w:r>
          <w:rPr>
            <w:rFonts w:ascii="Times New Roman" w:hAnsi="Times New Roman" w:cs="Times New Roman"/>
          </w:rPr>
          <w:t xml:space="preserve">Gefen, D., Rigdon, E. E., &amp; Straub, D. (2011). Editor’s Comments: An Update and Extension to SEM Guidelines for Administrative and Social Science Research. </w:t>
        </w:r>
      </w:ins>
      <w:ins w:id="571" w:author="Choi Wing 诗颖" w:date="2026-03-23T01:39:54Z">
        <w:r>
          <w:rPr>
            <w:rFonts w:ascii="Times New Roman" w:hAnsi="Times New Roman" w:cs="Times New Roman"/>
            <w:i/>
            <w:iCs/>
          </w:rPr>
          <w:t>MIS Quarterly</w:t>
        </w:r>
      </w:ins>
      <w:ins w:id="572" w:author="Choi Wing 诗颖" w:date="2026-03-23T01:39:54Z">
        <w:r>
          <w:rPr>
            <w:rFonts w:ascii="Times New Roman" w:hAnsi="Times New Roman" w:cs="Times New Roman"/>
          </w:rPr>
          <w:t xml:space="preserve">, </w:t>
        </w:r>
      </w:ins>
      <w:ins w:id="573" w:author="Choi Wing 诗颖" w:date="2026-03-23T01:39:54Z">
        <w:r>
          <w:rPr>
            <w:rFonts w:ascii="Times New Roman" w:hAnsi="Times New Roman" w:cs="Times New Roman"/>
            <w:i/>
            <w:iCs/>
          </w:rPr>
          <w:t>35</w:t>
        </w:r>
      </w:ins>
      <w:ins w:id="574" w:author="Choi Wing 诗颖" w:date="2026-03-23T01:39:54Z">
        <w:r>
          <w:rPr>
            <w:rFonts w:ascii="Times New Roman" w:hAnsi="Times New Roman" w:cs="Times New Roman"/>
          </w:rPr>
          <w:t>(2), iii–xiv.</w:t>
        </w:r>
      </w:ins>
    </w:p>
    <w:p w14:paraId="158DBD7D">
      <w:pPr>
        <w:widowControl/>
        <w:rPr>
          <w:ins w:id="575" w:author="Choi Wing 诗颖" w:date="2026-03-23T01:39:54Z"/>
          <w:rFonts w:ascii="Times New Roman" w:hAnsi="Times New Roman" w:cs="Times New Roman"/>
        </w:rPr>
      </w:pPr>
      <w:ins w:id="576" w:author="Choi Wing 诗颖" w:date="2026-03-23T01:39:54Z">
        <w:r>
          <w:rPr>
            <w:rFonts w:ascii="Times New Roman" w:hAnsi="Times New Roman" w:cs="Times New Roman"/>
          </w:rPr>
          <w:t xml:space="preserve">Glaser, B. G., &amp; Strauss, A. L. (1967). </w:t>
        </w:r>
      </w:ins>
      <w:ins w:id="577" w:author="Choi Wing 诗颖" w:date="2026-03-23T01:39:54Z">
        <w:r>
          <w:rPr>
            <w:rFonts w:ascii="Times New Roman" w:hAnsi="Times New Roman" w:cs="Times New Roman"/>
            <w:i/>
            <w:iCs/>
          </w:rPr>
          <w:t>The discovery of grounded theory: Strategies for qualitative research</w:t>
        </w:r>
      </w:ins>
      <w:ins w:id="578" w:author="Choi Wing 诗颖" w:date="2026-03-23T01:39:54Z">
        <w:r>
          <w:rPr>
            <w:rFonts w:ascii="Times New Roman" w:hAnsi="Times New Roman" w:cs="Times New Roman"/>
          </w:rPr>
          <w:t>. Aldine Publishing Company.</w:t>
        </w:r>
      </w:ins>
    </w:p>
    <w:p w14:paraId="79AB2CF0">
      <w:pPr>
        <w:widowControl/>
        <w:rPr>
          <w:ins w:id="579" w:author="Choi Wing 诗颖" w:date="2026-03-23T01:39:54Z"/>
          <w:rFonts w:ascii="Times New Roman" w:hAnsi="Times New Roman" w:cs="Times New Roman"/>
        </w:rPr>
      </w:pPr>
      <w:ins w:id="580" w:author="Choi Wing 诗颖" w:date="2026-03-23T01:39:54Z">
        <w:r>
          <w:rPr>
            <w:rFonts w:ascii="Times New Roman" w:hAnsi="Times New Roman" w:cs="Times New Roman"/>
          </w:rPr>
          <w:t xml:space="preserve">Guest, G., Bunce, A., &amp; Johnson, L. (2006). How many interviews are enough?: An experiment with data saturation and variability. </w:t>
        </w:r>
      </w:ins>
      <w:ins w:id="581" w:author="Choi Wing 诗颖" w:date="2026-03-23T01:39:54Z">
        <w:r>
          <w:rPr>
            <w:rFonts w:ascii="Times New Roman" w:hAnsi="Times New Roman" w:cs="Times New Roman"/>
            <w:i/>
            <w:iCs/>
          </w:rPr>
          <w:t>Field Methods</w:t>
        </w:r>
      </w:ins>
      <w:ins w:id="582" w:author="Choi Wing 诗颖" w:date="2026-03-23T01:39:54Z">
        <w:r>
          <w:rPr>
            <w:rFonts w:ascii="Times New Roman" w:hAnsi="Times New Roman" w:cs="Times New Roman"/>
          </w:rPr>
          <w:t xml:space="preserve">, 18(1), 59–82. </w:t>
        </w:r>
      </w:ins>
      <w:ins w:id="583" w:author="Choi Wing 诗颖" w:date="2026-03-23T01:39:54Z">
        <w:r>
          <w:rPr/>
          <w:fldChar w:fldCharType="begin"/>
        </w:r>
      </w:ins>
      <w:ins w:id="584" w:author="Choi Wing 诗颖" w:date="2026-03-23T01:39:54Z">
        <w:r>
          <w:rPr/>
          <w:instrText xml:space="preserve"> HYPERLINK "https://doi.org/10.1177/1525822X05279903" \t "_blank" </w:instrText>
        </w:r>
      </w:ins>
      <w:ins w:id="585" w:author="Choi Wing 诗颖" w:date="2026-03-23T01:39:54Z">
        <w:r>
          <w:rPr/>
          <w:fldChar w:fldCharType="separate"/>
        </w:r>
      </w:ins>
      <w:ins w:id="586" w:author="Choi Wing 诗颖" w:date="2026-03-23T01:39:54Z">
        <w:r>
          <w:rPr>
            <w:rStyle w:val="21"/>
            <w:rFonts w:ascii="Times New Roman" w:hAnsi="Times New Roman" w:cs="Times New Roman"/>
          </w:rPr>
          <w:t>https://doi.org/10.1177/1525822X05279903</w:t>
        </w:r>
      </w:ins>
      <w:ins w:id="587" w:author="Choi Wing 诗颖" w:date="2026-03-23T01:39:54Z">
        <w:r>
          <w:rPr>
            <w:rStyle w:val="21"/>
            <w:rFonts w:ascii="Times New Roman" w:hAnsi="Times New Roman" w:cs="Times New Roman"/>
          </w:rPr>
          <w:fldChar w:fldCharType="end"/>
        </w:r>
      </w:ins>
    </w:p>
    <w:p w14:paraId="6614F95D">
      <w:pPr>
        <w:widowControl/>
        <w:rPr>
          <w:ins w:id="588" w:author="Choi Wing 诗颖" w:date="2026-03-23T01:39:54Z"/>
          <w:rFonts w:ascii="Times New Roman" w:hAnsi="Times New Roman" w:cs="Times New Roman"/>
        </w:rPr>
      </w:pPr>
      <w:ins w:id="589" w:author="Choi Wing 诗颖" w:date="2026-03-23T01:39:54Z">
        <w:r>
          <w:rPr>
            <w:rFonts w:ascii="Times New Roman" w:hAnsi="Times New Roman" w:cs="Times New Roman"/>
          </w:rPr>
          <w:t>Kim, M. T., &amp; Han, H. R. (2004). Instrumentation Development. </w:t>
        </w:r>
      </w:ins>
      <w:ins w:id="590" w:author="Choi Wing 诗颖" w:date="2026-03-23T01:39:54Z">
        <w:r>
          <w:rPr>
            <w:rFonts w:ascii="Times New Roman" w:hAnsi="Times New Roman" w:cs="Times New Roman"/>
            <w:i/>
            <w:iCs/>
          </w:rPr>
          <w:t>Instruments for clinical health-care research</w:t>
        </w:r>
      </w:ins>
      <w:ins w:id="591" w:author="Choi Wing 诗颖" w:date="2026-03-23T01:39:54Z">
        <w:r>
          <w:rPr>
            <w:rFonts w:ascii="Times New Roman" w:hAnsi="Times New Roman" w:cs="Times New Roman"/>
          </w:rPr>
          <w:t>, 73.</w:t>
        </w:r>
      </w:ins>
    </w:p>
    <w:p w14:paraId="7A742074">
      <w:pPr>
        <w:widowControl/>
        <w:rPr>
          <w:rFonts w:ascii="Times New Roman" w:hAnsi="Times New Roman" w:cs="Times New Roman"/>
          <w:color w:val="D9D9D9" w:themeColor="background1" w:themeShade="D9"/>
          <w:rPrChange w:id="592" w:author="Choi Wing 诗颖" w:date="2026-03-23T01:40:50Z">
            <w:rPr>
              <w:rFonts w:ascii="Times New Roman" w:hAnsi="Times New Roman" w:cs="Times New Roman"/>
            </w:rPr>
          </w:rPrChange>
        </w:rPr>
      </w:pPr>
      <w:r>
        <w:rPr>
          <w:rFonts w:ascii="Times New Roman" w:hAnsi="Times New Roman" w:cs="Times New Roman"/>
          <w:color w:val="D9D9D9" w:themeColor="background1" w:themeShade="D9"/>
          <w:rPrChange w:id="593" w:author="Choi Wing 诗颖" w:date="2026-03-23T01:40:50Z">
            <w:rPr>
              <w:rFonts w:ascii="Times New Roman" w:hAnsi="Times New Roman" w:cs="Times New Roman"/>
            </w:rPr>
          </w:rPrChange>
        </w:rPr>
        <w:t xml:space="preserve">Krueger, R. A., &amp; Casey, M. A. (2009). </w:t>
      </w:r>
      <w:r>
        <w:rPr>
          <w:rFonts w:ascii="Times New Roman" w:hAnsi="Times New Roman" w:cs="Times New Roman"/>
          <w:i/>
          <w:iCs/>
          <w:color w:val="D9D9D9" w:themeColor="background1" w:themeShade="D9"/>
          <w:rPrChange w:id="594" w:author="Choi Wing 诗颖" w:date="2026-03-23T01:40:50Z">
            <w:rPr>
              <w:rFonts w:ascii="Times New Roman" w:hAnsi="Times New Roman" w:cs="Times New Roman"/>
              <w:i/>
              <w:iCs/>
            </w:rPr>
          </w:rPrChange>
        </w:rPr>
        <w:t>Focus groups: A practical guide for applied research</w:t>
      </w:r>
      <w:r>
        <w:rPr>
          <w:rFonts w:ascii="Times New Roman" w:hAnsi="Times New Roman" w:cs="Times New Roman"/>
          <w:color w:val="D9D9D9" w:themeColor="background1" w:themeShade="D9"/>
          <w:rPrChange w:id="595" w:author="Choi Wing 诗颖" w:date="2026-03-23T01:40:50Z">
            <w:rPr>
              <w:rFonts w:ascii="Times New Roman" w:hAnsi="Times New Roman" w:cs="Times New Roman"/>
            </w:rPr>
          </w:rPrChange>
        </w:rPr>
        <w:t xml:space="preserve"> (4th ed.). SAGE.</w:t>
      </w:r>
    </w:p>
    <w:p w14:paraId="540DF3E2">
      <w:pPr>
        <w:widowControl/>
        <w:rPr>
          <w:ins w:id="596" w:author="Choi Wing 诗颖" w:date="2026-03-23T01:39:54Z"/>
          <w:rFonts w:ascii="Times New Roman" w:hAnsi="Times New Roman" w:cs="Times New Roman"/>
        </w:rPr>
      </w:pPr>
      <w:ins w:id="597" w:author="Choi Wing 诗颖" w:date="2026-03-23T01:39:54Z">
        <w:r>
          <w:rPr>
            <w:rFonts w:ascii="Times New Roman" w:hAnsi="Times New Roman" w:cs="Times New Roman"/>
          </w:rPr>
          <w:t xml:space="preserve">Malterud, K., Siersma, V. D., &amp; Guassora, A. D. (2016). Sample size in qualitative interview studies: Guided by information power. </w:t>
        </w:r>
      </w:ins>
      <w:ins w:id="598" w:author="Choi Wing 诗颖" w:date="2026-03-23T01:39:54Z">
        <w:r>
          <w:rPr>
            <w:rFonts w:ascii="Times New Roman" w:hAnsi="Times New Roman" w:cs="Times New Roman"/>
            <w:i/>
            <w:iCs/>
          </w:rPr>
          <w:t>Qualitative Health Research</w:t>
        </w:r>
      </w:ins>
      <w:ins w:id="599" w:author="Choi Wing 诗颖" w:date="2026-03-23T01:39:54Z">
        <w:r>
          <w:rPr>
            <w:rFonts w:ascii="Times New Roman" w:hAnsi="Times New Roman" w:cs="Times New Roman"/>
          </w:rPr>
          <w:t xml:space="preserve">, 26(13), 1753–1760. </w:t>
        </w:r>
      </w:ins>
      <w:ins w:id="600" w:author="Choi Wing 诗颖" w:date="2026-03-23T01:39:54Z">
        <w:r>
          <w:rPr/>
          <w:fldChar w:fldCharType="begin"/>
        </w:r>
      </w:ins>
      <w:ins w:id="601" w:author="Choi Wing 诗颖" w:date="2026-03-23T01:39:54Z">
        <w:r>
          <w:rPr/>
          <w:instrText xml:space="preserve"> HYPERLINK "https://doi.org/10.1177/1049732315617444" \t "_blank" </w:instrText>
        </w:r>
      </w:ins>
      <w:ins w:id="602" w:author="Choi Wing 诗颖" w:date="2026-03-23T01:39:54Z">
        <w:r>
          <w:rPr/>
          <w:fldChar w:fldCharType="separate"/>
        </w:r>
      </w:ins>
      <w:ins w:id="603" w:author="Choi Wing 诗颖" w:date="2026-03-23T01:39:54Z">
        <w:r>
          <w:rPr>
            <w:rStyle w:val="21"/>
            <w:rFonts w:ascii="Times New Roman" w:hAnsi="Times New Roman" w:cs="Times New Roman"/>
          </w:rPr>
          <w:t>https://doi.org/10.1177/1049732315617444</w:t>
        </w:r>
      </w:ins>
      <w:ins w:id="604" w:author="Choi Wing 诗颖" w:date="2026-03-23T01:39:54Z">
        <w:r>
          <w:rPr>
            <w:rStyle w:val="21"/>
            <w:rFonts w:ascii="Times New Roman" w:hAnsi="Times New Roman" w:cs="Times New Roman"/>
          </w:rPr>
          <w:fldChar w:fldCharType="end"/>
        </w:r>
      </w:ins>
    </w:p>
    <w:p w14:paraId="3651F4C0">
      <w:pPr>
        <w:widowControl/>
        <w:rPr>
          <w:ins w:id="605" w:author="Choi Wing 诗颖" w:date="2026-03-23T01:39:54Z"/>
          <w:rFonts w:ascii="Times New Roman" w:hAnsi="Times New Roman" w:cs="Times New Roman"/>
        </w:rPr>
      </w:pPr>
      <w:ins w:id="606" w:author="Choi Wing 诗颖" w:date="2026-03-23T01:39:54Z">
        <w:r>
          <w:rPr>
            <w:rFonts w:ascii="Times New Roman" w:hAnsi="Times New Roman" w:cs="Times New Roman"/>
          </w:rPr>
          <w:t xml:space="preserve">Mason, M. (2010). Sample size and saturation in PhD studies using qualitative interviews. </w:t>
        </w:r>
      </w:ins>
      <w:ins w:id="607" w:author="Choi Wing 诗颖" w:date="2026-03-23T01:39:54Z">
        <w:r>
          <w:rPr>
            <w:rFonts w:ascii="Times New Roman" w:hAnsi="Times New Roman" w:cs="Times New Roman"/>
            <w:i/>
            <w:iCs/>
          </w:rPr>
          <w:t>Forum: Qualitative Social Research</w:t>
        </w:r>
      </w:ins>
      <w:ins w:id="608" w:author="Choi Wing 诗颖" w:date="2026-03-23T01:39:54Z">
        <w:r>
          <w:rPr>
            <w:rFonts w:ascii="Times New Roman" w:hAnsi="Times New Roman" w:cs="Times New Roman"/>
          </w:rPr>
          <w:t>, 11(3), Article 19.</w:t>
        </w:r>
      </w:ins>
    </w:p>
    <w:p w14:paraId="012746D1">
      <w:pPr>
        <w:widowControl/>
        <w:rPr>
          <w:rFonts w:ascii="Times New Roman" w:hAnsi="Times New Roman" w:cs="Times New Roman"/>
          <w:color w:val="D9D9D9" w:themeColor="background1" w:themeShade="D9"/>
          <w:rPrChange w:id="609" w:author="Choi Wing 诗颖" w:date="2026-03-23T01:40:40Z">
            <w:rPr>
              <w:rFonts w:ascii="Times New Roman" w:hAnsi="Times New Roman" w:cs="Times New Roman"/>
            </w:rPr>
          </w:rPrChange>
        </w:rPr>
      </w:pPr>
      <w:r>
        <w:rPr>
          <w:rFonts w:ascii="Times New Roman" w:hAnsi="Times New Roman" w:cs="Times New Roman"/>
          <w:color w:val="D9D9D9" w:themeColor="background1" w:themeShade="D9"/>
          <w:rPrChange w:id="610" w:author="Choi Wing 诗颖" w:date="2026-03-23T01:40:40Z">
            <w:rPr>
              <w:rFonts w:ascii="Times New Roman" w:hAnsi="Times New Roman" w:cs="Times New Roman"/>
            </w:rPr>
          </w:rPrChange>
        </w:rPr>
        <w:t xml:space="preserve">Morgan, D. L. (1996). Focus groups. </w:t>
      </w:r>
      <w:r>
        <w:rPr>
          <w:rFonts w:ascii="Times New Roman" w:hAnsi="Times New Roman" w:cs="Times New Roman"/>
          <w:i/>
          <w:iCs/>
          <w:color w:val="D9D9D9" w:themeColor="background1" w:themeShade="D9"/>
          <w:rPrChange w:id="611" w:author="Choi Wing 诗颖" w:date="2026-03-23T01:40:40Z">
            <w:rPr>
              <w:rFonts w:ascii="Times New Roman" w:hAnsi="Times New Roman" w:cs="Times New Roman"/>
              <w:i/>
              <w:iCs/>
            </w:rPr>
          </w:rPrChange>
        </w:rPr>
        <w:t>Annual Review of Sociology</w:t>
      </w:r>
      <w:r>
        <w:rPr>
          <w:rFonts w:ascii="Times New Roman" w:hAnsi="Times New Roman" w:cs="Times New Roman"/>
          <w:color w:val="D9D9D9" w:themeColor="background1" w:themeShade="D9"/>
          <w:rPrChange w:id="612" w:author="Choi Wing 诗颖" w:date="2026-03-23T01:40:40Z">
            <w:rPr>
              <w:rFonts w:ascii="Times New Roman" w:hAnsi="Times New Roman" w:cs="Times New Roman"/>
            </w:rPr>
          </w:rPrChange>
        </w:rPr>
        <w:t xml:space="preserve">, 22(1), 129–152. </w:t>
      </w:r>
      <w:r>
        <w:rPr>
          <w:color w:val="D9D9D9" w:themeColor="background1" w:themeShade="D9"/>
          <w:rPrChange w:id="613" w:author="Choi Wing 诗颖" w:date="2026-03-23T01:40:40Z">
            <w:rPr/>
          </w:rPrChange>
        </w:rPr>
        <w:fldChar w:fldCharType="begin"/>
      </w:r>
      <w:r>
        <w:rPr>
          <w:color w:val="D9D9D9" w:themeColor="background1" w:themeShade="D9"/>
          <w:rPrChange w:id="614" w:author="Choi Wing 诗颖" w:date="2026-03-23T01:40:40Z">
            <w:rPr/>
          </w:rPrChange>
        </w:rPr>
        <w:instrText xml:space="preserve"> HYPERLINK "https://doi.org/10.1146/annurev.soc.22.1.129" \t "_blank" </w:instrText>
      </w:r>
      <w:r>
        <w:rPr>
          <w:color w:val="D9D9D9" w:themeColor="background1" w:themeShade="D9"/>
          <w:rPrChange w:id="615" w:author="Choi Wing 诗颖" w:date="2026-03-23T01:40:40Z">
            <w:rPr/>
          </w:rPrChange>
        </w:rPr>
        <w:fldChar w:fldCharType="separate"/>
      </w:r>
      <w:r>
        <w:rPr>
          <w:rStyle w:val="21"/>
          <w:rFonts w:ascii="Times New Roman" w:hAnsi="Times New Roman" w:cs="Times New Roman"/>
          <w:color w:val="D9D9D9" w:themeColor="background1" w:themeShade="D9"/>
          <w:rPrChange w:id="616" w:author="Choi Wing 诗颖" w:date="2026-03-23T01:40:40Z">
            <w:rPr>
              <w:rStyle w:val="21"/>
              <w:rFonts w:ascii="Times New Roman" w:hAnsi="Times New Roman" w:cs="Times New Roman"/>
            </w:rPr>
          </w:rPrChange>
        </w:rPr>
        <w:t>https://doi.org/10.1146/annurev.soc.22.1.129</w:t>
      </w:r>
      <w:r>
        <w:rPr>
          <w:rStyle w:val="21"/>
          <w:rFonts w:ascii="Times New Roman" w:hAnsi="Times New Roman" w:cs="Times New Roman"/>
          <w:color w:val="D9D9D9" w:themeColor="background1" w:themeShade="D9"/>
          <w:rPrChange w:id="617" w:author="Choi Wing 诗颖" w:date="2026-03-23T01:40:40Z">
            <w:rPr>
              <w:rStyle w:val="21"/>
              <w:rFonts w:ascii="Times New Roman" w:hAnsi="Times New Roman" w:cs="Times New Roman"/>
            </w:rPr>
          </w:rPrChange>
        </w:rPr>
        <w:fldChar w:fldCharType="end"/>
      </w:r>
    </w:p>
    <w:p w14:paraId="0B65D0A1">
      <w:pPr>
        <w:widowControl/>
        <w:rPr>
          <w:ins w:id="618" w:author="Choi Wing 诗颖" w:date="2026-03-23T01:39:54Z"/>
          <w:rFonts w:ascii="Times New Roman" w:hAnsi="Times New Roman" w:cs="Times New Roman"/>
        </w:rPr>
      </w:pPr>
      <w:ins w:id="619" w:author="Choi Wing 诗颖" w:date="2026-03-23T01:39:54Z">
        <w:r>
          <w:rPr>
            <w:rFonts w:ascii="Times New Roman" w:hAnsi="Times New Roman" w:cs="Times New Roman"/>
          </w:rPr>
          <w:t xml:space="preserve">Patton, M. Q. (1990). </w:t>
        </w:r>
      </w:ins>
      <w:ins w:id="620" w:author="Choi Wing 诗颖" w:date="2026-03-23T01:39:54Z">
        <w:r>
          <w:rPr>
            <w:rFonts w:ascii="Times New Roman" w:hAnsi="Times New Roman" w:cs="Times New Roman"/>
            <w:i/>
            <w:iCs/>
          </w:rPr>
          <w:t>Qualitative evaluation and research methods</w:t>
        </w:r>
      </w:ins>
      <w:ins w:id="621" w:author="Choi Wing 诗颖" w:date="2026-03-23T01:39:54Z">
        <w:r>
          <w:rPr>
            <w:rFonts w:ascii="Times New Roman" w:hAnsi="Times New Roman" w:cs="Times New Roman"/>
          </w:rPr>
          <w:t xml:space="preserve"> (2nd ed.). Sage Publications.</w:t>
        </w:r>
      </w:ins>
    </w:p>
    <w:p w14:paraId="57ECF7E3">
      <w:pPr>
        <w:widowControl/>
        <w:rPr>
          <w:ins w:id="622" w:author="Choi Wing 诗颖" w:date="2026-03-23T01:39:54Z"/>
          <w:rFonts w:ascii="Times New Roman" w:hAnsi="Times New Roman" w:cs="Times New Roman"/>
        </w:rPr>
      </w:pPr>
      <w:ins w:id="623" w:author="Choi Wing 诗颖" w:date="2026-03-23T01:39:54Z">
        <w:r>
          <w:rPr>
            <w:rFonts w:ascii="Times New Roman" w:hAnsi="Times New Roman" w:cs="Times New Roman"/>
          </w:rPr>
          <w:t>Vough, H. C., Bataille, C. D., Noh, S. C., &amp; Lee, M. D. (2015). Going Off Script: How Managers Make Sense of the Ending of Their Careers. Journal of Management Studies, 52(3), 414–440. https://doi.org/10.1111/joms.12126</w:t>
        </w:r>
      </w:ins>
    </w:p>
    <w:p w14:paraId="19D86C2F">
      <w:pPr>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C5458"/>
    <w:multiLevelType w:val="singleLevel"/>
    <w:tmpl w:val="D3FC5458"/>
    <w:lvl w:ilvl="0" w:tentative="0">
      <w:start w:val="5"/>
      <w:numFmt w:val="decimal"/>
      <w:suff w:val="space"/>
      <w:lvlText w:val="%1."/>
      <w:lvlJc w:val="left"/>
    </w:lvl>
  </w:abstractNum>
  <w:abstractNum w:abstractNumId="1">
    <w:nsid w:val="D99E1944"/>
    <w:multiLevelType w:val="singleLevel"/>
    <w:tmpl w:val="D99E1944"/>
    <w:lvl w:ilvl="0" w:tentative="0">
      <w:start w:val="1"/>
      <w:numFmt w:val="bullet"/>
      <w:pStyle w:val="12"/>
      <w:lvlText w:val=""/>
      <w:lvlJc w:val="left"/>
      <w:pPr>
        <w:tabs>
          <w:tab w:val="left" w:pos="360"/>
        </w:tabs>
        <w:ind w:left="360" w:hanging="360"/>
      </w:pPr>
      <w:rPr>
        <w:rFonts w:hint="default" w:ascii="Wingdings" w:hAnsi="Wingdings"/>
      </w:rPr>
    </w:lvl>
  </w:abstractNum>
  <w:abstractNum w:abstractNumId="2">
    <w:nsid w:val="E1DF666E"/>
    <w:multiLevelType w:val="singleLevel"/>
    <w:tmpl w:val="E1DF666E"/>
    <w:lvl w:ilvl="0" w:tentative="0">
      <w:start w:val="1"/>
      <w:numFmt w:val="decimal"/>
      <w:pStyle w:val="11"/>
      <w:lvlText w:val="%1."/>
      <w:lvlJc w:val="left"/>
      <w:pPr>
        <w:tabs>
          <w:tab w:val="left" w:pos="360"/>
        </w:tabs>
        <w:ind w:left="360" w:hanging="360"/>
      </w:pPr>
    </w:lvl>
  </w:abstractNum>
  <w:abstractNum w:abstractNumId="3">
    <w:nsid w:val="FFEF4B64"/>
    <w:multiLevelType w:val="singleLevel"/>
    <w:tmpl w:val="FFEF4B64"/>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oi Wing 诗颖">
    <w15:presenceInfo w15:providerId="WPS Office" w15:userId="3497489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E9A"/>
    <w:rsid w:val="00006C93"/>
    <w:rsid w:val="00014B50"/>
    <w:rsid w:val="000333AB"/>
    <w:rsid w:val="00130372"/>
    <w:rsid w:val="001B625E"/>
    <w:rsid w:val="00216894"/>
    <w:rsid w:val="002F509E"/>
    <w:rsid w:val="003F7696"/>
    <w:rsid w:val="004E40D3"/>
    <w:rsid w:val="00560747"/>
    <w:rsid w:val="005A50E5"/>
    <w:rsid w:val="005B5F17"/>
    <w:rsid w:val="006E107A"/>
    <w:rsid w:val="006F6E77"/>
    <w:rsid w:val="00753CE6"/>
    <w:rsid w:val="007B489A"/>
    <w:rsid w:val="00824A7D"/>
    <w:rsid w:val="0086193C"/>
    <w:rsid w:val="00951380"/>
    <w:rsid w:val="009664DF"/>
    <w:rsid w:val="009B30BC"/>
    <w:rsid w:val="00B75DB3"/>
    <w:rsid w:val="00C30FCA"/>
    <w:rsid w:val="00C67C41"/>
    <w:rsid w:val="00C87805"/>
    <w:rsid w:val="00CD0112"/>
    <w:rsid w:val="00D7656B"/>
    <w:rsid w:val="00DB13DB"/>
    <w:rsid w:val="00FF5E9A"/>
    <w:rsid w:val="023C2116"/>
    <w:rsid w:val="02821A5E"/>
    <w:rsid w:val="0AE75B3C"/>
    <w:rsid w:val="14164D9C"/>
    <w:rsid w:val="16433CEF"/>
    <w:rsid w:val="193A152D"/>
    <w:rsid w:val="197625AF"/>
    <w:rsid w:val="19966245"/>
    <w:rsid w:val="22470F03"/>
    <w:rsid w:val="227E692E"/>
    <w:rsid w:val="23B856E9"/>
    <w:rsid w:val="265B0A8D"/>
    <w:rsid w:val="2D9E26E8"/>
    <w:rsid w:val="2F055F61"/>
    <w:rsid w:val="2FEA4D90"/>
    <w:rsid w:val="356814A4"/>
    <w:rsid w:val="3B217781"/>
    <w:rsid w:val="3C956B58"/>
    <w:rsid w:val="3CBB2697"/>
    <w:rsid w:val="45113FE9"/>
    <w:rsid w:val="46BA58D8"/>
    <w:rsid w:val="4A431964"/>
    <w:rsid w:val="4ED924DD"/>
    <w:rsid w:val="4F2002A2"/>
    <w:rsid w:val="4FD277D7"/>
    <w:rsid w:val="53FCFFAA"/>
    <w:rsid w:val="57AB3C3F"/>
    <w:rsid w:val="5EB81FFB"/>
    <w:rsid w:val="626E68ED"/>
    <w:rsid w:val="654043AE"/>
    <w:rsid w:val="67890948"/>
    <w:rsid w:val="67E9C3AC"/>
    <w:rsid w:val="680F45AC"/>
    <w:rsid w:val="6E7F3FBE"/>
    <w:rsid w:val="6EB32F01"/>
    <w:rsid w:val="715B3690"/>
    <w:rsid w:val="71A566B9"/>
    <w:rsid w:val="79F7750E"/>
    <w:rsid w:val="7AF641CB"/>
    <w:rsid w:val="7EEEA46A"/>
    <w:rsid w:val="7FFF77B1"/>
    <w:rsid w:val="BFBED734"/>
    <w:rsid w:val="DEFFA7CE"/>
    <w:rsid w:val="EBFE9949"/>
    <w:rsid w:val="F15F4EF5"/>
    <w:rsid w:val="FF4F861F"/>
    <w:rsid w:val="FFEE5B6B"/>
    <w:rsid w:val="FFFEE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List Number"/>
    <w:basedOn w:val="1"/>
    <w:semiHidden/>
    <w:unhideWhenUsed/>
    <w:uiPriority w:val="99"/>
    <w:pPr>
      <w:numPr>
        <w:ilvl w:val="0"/>
        <w:numId w:val="1"/>
      </w:numPr>
    </w:pPr>
  </w:style>
  <w:style w:type="paragraph" w:styleId="12">
    <w:name w:val="List Bullet"/>
    <w:basedOn w:val="1"/>
    <w:semiHidden/>
    <w:unhideWhenUsed/>
    <w:uiPriority w:val="99"/>
    <w:pPr>
      <w:numPr>
        <w:ilvl w:val="0"/>
        <w:numId w:val="2"/>
      </w:numPr>
    </w:pPr>
  </w:style>
  <w:style w:type="paragraph" w:styleId="13">
    <w:name w:val="Body Text"/>
    <w:basedOn w:val="1"/>
    <w:qFormat/>
    <w:uiPriority w:val="0"/>
    <w:pPr>
      <w:spacing w:before="180" w:after="180"/>
    </w:pPr>
  </w:style>
  <w:style w:type="paragraph" w:styleId="14">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bCs/>
    </w:rPr>
  </w:style>
  <w:style w:type="character" w:styleId="20">
    <w:name w:val="Emphasis"/>
    <w:basedOn w:val="18"/>
    <w:qFormat/>
    <w:uiPriority w:val="20"/>
    <w:rPr>
      <w:i/>
      <w:iCs/>
    </w:rPr>
  </w:style>
  <w:style w:type="character" w:styleId="21">
    <w:name w:val="Hyperlink"/>
    <w:basedOn w:val="18"/>
    <w:unhideWhenUsed/>
    <w:qFormat/>
    <w:uiPriority w:val="99"/>
    <w:rPr>
      <w:color w:val="467886" w:themeColor="hyperlink"/>
      <w:u w:val="single"/>
      <w14:textFill>
        <w14:solidFill>
          <w14:schemeClr w14:val="hlink"/>
        </w14:solidFill>
      </w14:textFill>
    </w:rPr>
  </w:style>
  <w:style w:type="character" w:customStyle="1" w:styleId="22">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18"/>
    <w:link w:val="5"/>
    <w:semiHidden/>
    <w:qFormat/>
    <w:uiPriority w:val="9"/>
    <w:rPr>
      <w:rFonts w:cstheme="majorBidi"/>
      <w:color w:val="104862" w:themeColor="accent1" w:themeShade="BF"/>
      <w:sz w:val="28"/>
      <w:szCs w:val="28"/>
    </w:rPr>
  </w:style>
  <w:style w:type="character" w:customStyle="1" w:styleId="26">
    <w:name w:val="标题 5 字符"/>
    <w:basedOn w:val="18"/>
    <w:link w:val="6"/>
    <w:semiHidden/>
    <w:qFormat/>
    <w:uiPriority w:val="9"/>
    <w:rPr>
      <w:rFonts w:cstheme="majorBidi"/>
      <w:color w:val="104862" w:themeColor="accent1" w:themeShade="BF"/>
      <w:sz w:val="24"/>
    </w:rPr>
  </w:style>
  <w:style w:type="character" w:customStyle="1" w:styleId="27">
    <w:name w:val="标题 6 字符"/>
    <w:basedOn w:val="18"/>
    <w:link w:val="7"/>
    <w:semiHidden/>
    <w:qFormat/>
    <w:uiPriority w:val="9"/>
    <w:rPr>
      <w:rFonts w:cstheme="majorBidi"/>
      <w:b/>
      <w:bCs/>
      <w:color w:val="104862" w:themeColor="accent1" w:themeShade="BF"/>
    </w:rPr>
  </w:style>
  <w:style w:type="character" w:customStyle="1" w:styleId="28">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8"/>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8"/>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8"/>
    <w:link w:val="37"/>
    <w:qFormat/>
    <w:uiPriority w:val="30"/>
    <w:rPr>
      <w:i/>
      <w:iCs/>
      <w:color w:val="104862" w:themeColor="accent1" w:themeShade="BF"/>
    </w:rPr>
  </w:style>
  <w:style w:type="character" w:customStyle="1" w:styleId="39">
    <w:name w:val="Intense Reference"/>
    <w:basedOn w:val="18"/>
    <w:qFormat/>
    <w:uiPriority w:val="32"/>
    <w:rPr>
      <w:b/>
      <w:bCs/>
      <w:smallCaps/>
      <w:color w:val="104862" w:themeColor="accent1" w:themeShade="BF"/>
      <w:spacing w:val="5"/>
    </w:rPr>
  </w:style>
  <w:style w:type="character" w:customStyle="1" w:styleId="40">
    <w:name w:val="Unresolved Mention"/>
    <w:basedOn w:val="18"/>
    <w:semiHidden/>
    <w:unhideWhenUsed/>
    <w:qFormat/>
    <w:uiPriority w:val="99"/>
    <w:rPr>
      <w:color w:val="605E5C"/>
      <w:shd w:val="clear" w:color="auto" w:fill="E1DFDD"/>
    </w:rPr>
  </w:style>
  <w:style w:type="paragraph" w:customStyle="1" w:styleId="41">
    <w:name w:val="Compact"/>
    <w:basedOn w:val="13"/>
    <w:qFormat/>
    <w:uiPriority w:val="0"/>
    <w:pPr>
      <w:spacing w:before="36" w:after="36"/>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1257</Words>
  <Characters>8183</Characters>
  <Lines>68</Lines>
  <Paragraphs>19</Paragraphs>
  <TotalTime>0</TotalTime>
  <ScaleCrop>false</ScaleCrop>
  <LinksUpToDate>false</LinksUpToDate>
  <CharactersWithSpaces>9402</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2026-03-18T10:16:00Z</dcterms:created>
  <dc:creator>Wing Cai 蔡诗颖</dc:creator>
  <cp:lastModifiedBy>Choi Wing 诗颖</cp:lastModifiedBy>
  <dcterms:modified xsi:type="dcterms:W3CDTF">2026-03-23T12:37:51Z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F290D4D95AAFBB9BCB29C069D41E38F1_43</vt:lpwstr>
  </property>
  <property fmtid="{D5CDD505-2E9C-101B-9397-08002B2CF9AE}" pid="4" name="KSOTemplateDocerSaveRecord">
    <vt:lpwstr>eyJoZGlkIjoiOTE4Mzk2YjliNTc0M2Q5NTQwNjc5MmQxYThhYjkyNTciLCJ1c2VySWQiOiIyNTQzNjM5MzUifQ==</vt:lpwstr>
  </property>
</Properties>
</file>