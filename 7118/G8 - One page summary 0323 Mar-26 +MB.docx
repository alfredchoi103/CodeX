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C81CD" w14:textId="77777777" w:rsidR="002427EA" w:rsidRDefault="00000000">
      <w:pPr>
        <w:jc w:val="center"/>
        <w:rPr>
          <w:ins w:id="0" w:author="WPS_1480587388" w:date="2026-03-25T00:23:00Z"/>
          <w:rFonts w:ascii="Times New Roman" w:hAnsi="Times New Roman" w:cs="Times New Roman"/>
          <w:b/>
          <w:bCs/>
          <w:sz w:val="28"/>
          <w:szCs w:val="32"/>
        </w:rPr>
      </w:pPr>
      <w:r>
        <w:rPr>
          <w:rFonts w:ascii="Times New Roman" w:hAnsi="Times New Roman" w:cs="Times New Roman"/>
          <w:b/>
          <w:bCs/>
          <w:sz w:val="28"/>
          <w:szCs w:val="32"/>
        </w:rPr>
        <w:t>One page summary of research proposal</w:t>
      </w:r>
    </w:p>
    <w:tbl>
      <w:tblPr>
        <w:tblStyle w:val="TableGrid"/>
        <w:tblW w:w="0" w:type="auto"/>
        <w:tblInd w:w="421" w:type="dxa"/>
        <w:tblLook w:val="04A0" w:firstRow="1" w:lastRow="0" w:firstColumn="1" w:lastColumn="0" w:noHBand="0" w:noVBand="1"/>
      </w:tblPr>
      <w:tblGrid>
        <w:gridCol w:w="451"/>
        <w:gridCol w:w="1763"/>
        <w:gridCol w:w="2065"/>
        <w:gridCol w:w="1796"/>
        <w:gridCol w:w="1800"/>
      </w:tblGrid>
      <w:tr w:rsidR="004E7AE7" w14:paraId="729354CE" w14:textId="77777777" w:rsidTr="00B63AF7">
        <w:tc>
          <w:tcPr>
            <w:tcW w:w="459" w:type="dxa"/>
          </w:tcPr>
          <w:p w14:paraId="3F1E152C" w14:textId="77777777" w:rsidR="004E7AE7" w:rsidRDefault="004E7AE7" w:rsidP="00B63AF7">
            <w:pPr>
              <w:rPr>
                <w:rFonts w:ascii="Times New Roman Regular" w:eastAsia="Microsoft YaHei" w:hAnsi="Times New Roman Regular" w:cs="Times New Roman Regular"/>
                <w:sz w:val="18"/>
                <w:szCs w:val="18"/>
              </w:rPr>
            </w:pPr>
          </w:p>
        </w:tc>
        <w:tc>
          <w:tcPr>
            <w:tcW w:w="1809" w:type="dxa"/>
          </w:tcPr>
          <w:p w14:paraId="001F1633"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Surname</w:t>
            </w:r>
          </w:p>
        </w:tc>
        <w:tc>
          <w:tcPr>
            <w:tcW w:w="2126" w:type="dxa"/>
          </w:tcPr>
          <w:p w14:paraId="43A35481"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First name</w:t>
            </w:r>
          </w:p>
        </w:tc>
        <w:tc>
          <w:tcPr>
            <w:tcW w:w="1843" w:type="dxa"/>
          </w:tcPr>
          <w:p w14:paraId="6BEDB89F"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English name</w:t>
            </w:r>
          </w:p>
        </w:tc>
        <w:tc>
          <w:tcPr>
            <w:tcW w:w="1843" w:type="dxa"/>
          </w:tcPr>
          <w:p w14:paraId="19D0993C"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Nickname</w:t>
            </w:r>
          </w:p>
        </w:tc>
      </w:tr>
      <w:tr w:rsidR="004E7AE7" w14:paraId="1565630D" w14:textId="77777777" w:rsidTr="00B63AF7">
        <w:tc>
          <w:tcPr>
            <w:tcW w:w="459" w:type="dxa"/>
          </w:tcPr>
          <w:p w14:paraId="19296404"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1</w:t>
            </w:r>
          </w:p>
        </w:tc>
        <w:tc>
          <w:tcPr>
            <w:tcW w:w="1809" w:type="dxa"/>
          </w:tcPr>
          <w:p w14:paraId="63EEA69F"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Wang</w:t>
            </w:r>
          </w:p>
        </w:tc>
        <w:tc>
          <w:tcPr>
            <w:tcW w:w="2126" w:type="dxa"/>
          </w:tcPr>
          <w:p w14:paraId="557B124E"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Yiran</w:t>
            </w:r>
          </w:p>
        </w:tc>
        <w:tc>
          <w:tcPr>
            <w:tcW w:w="1843" w:type="dxa"/>
          </w:tcPr>
          <w:p w14:paraId="6D7A0D6E"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Rita</w:t>
            </w:r>
          </w:p>
        </w:tc>
        <w:tc>
          <w:tcPr>
            <w:tcW w:w="1843" w:type="dxa"/>
          </w:tcPr>
          <w:p w14:paraId="7E621FA8" w14:textId="77777777" w:rsidR="004E7AE7" w:rsidRDefault="004E7AE7" w:rsidP="00B63AF7">
            <w:pPr>
              <w:rPr>
                <w:rFonts w:ascii="Times New Roman Regular" w:eastAsia="Microsoft YaHei" w:hAnsi="Times New Roman Regular" w:cs="Times New Roman Regular"/>
                <w:sz w:val="18"/>
                <w:szCs w:val="18"/>
              </w:rPr>
            </w:pPr>
          </w:p>
        </w:tc>
      </w:tr>
      <w:tr w:rsidR="004E7AE7" w14:paraId="7DD845F8" w14:textId="77777777" w:rsidTr="00B63AF7">
        <w:tc>
          <w:tcPr>
            <w:tcW w:w="459" w:type="dxa"/>
          </w:tcPr>
          <w:p w14:paraId="6D95964D"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2</w:t>
            </w:r>
          </w:p>
        </w:tc>
        <w:tc>
          <w:tcPr>
            <w:tcW w:w="1809" w:type="dxa"/>
          </w:tcPr>
          <w:p w14:paraId="1EB40B19"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Deng</w:t>
            </w:r>
          </w:p>
        </w:tc>
        <w:tc>
          <w:tcPr>
            <w:tcW w:w="2126" w:type="dxa"/>
          </w:tcPr>
          <w:p w14:paraId="7C1A931F"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Nuoxuan</w:t>
            </w:r>
          </w:p>
        </w:tc>
        <w:tc>
          <w:tcPr>
            <w:tcW w:w="1843" w:type="dxa"/>
          </w:tcPr>
          <w:p w14:paraId="228B12AF"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Nuoxuan</w:t>
            </w:r>
          </w:p>
        </w:tc>
        <w:tc>
          <w:tcPr>
            <w:tcW w:w="1843" w:type="dxa"/>
          </w:tcPr>
          <w:p w14:paraId="4C589851" w14:textId="77777777" w:rsidR="004E7AE7" w:rsidRDefault="004E7AE7" w:rsidP="00B63AF7">
            <w:pPr>
              <w:rPr>
                <w:rFonts w:ascii="Times New Roman Regular" w:eastAsia="Microsoft YaHei" w:hAnsi="Times New Roman Regular" w:cs="Times New Roman Regular"/>
                <w:sz w:val="18"/>
                <w:szCs w:val="18"/>
              </w:rPr>
            </w:pPr>
          </w:p>
        </w:tc>
      </w:tr>
      <w:tr w:rsidR="004E7AE7" w14:paraId="3E8C05E7" w14:textId="77777777" w:rsidTr="00B63AF7">
        <w:tc>
          <w:tcPr>
            <w:tcW w:w="459" w:type="dxa"/>
          </w:tcPr>
          <w:p w14:paraId="6D014688"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3</w:t>
            </w:r>
          </w:p>
        </w:tc>
        <w:tc>
          <w:tcPr>
            <w:tcW w:w="1809" w:type="dxa"/>
          </w:tcPr>
          <w:p w14:paraId="64FBD0F5"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Cai</w:t>
            </w:r>
          </w:p>
        </w:tc>
        <w:tc>
          <w:tcPr>
            <w:tcW w:w="2126" w:type="dxa"/>
          </w:tcPr>
          <w:p w14:paraId="2B8C2318"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Shiying</w:t>
            </w:r>
          </w:p>
        </w:tc>
        <w:tc>
          <w:tcPr>
            <w:tcW w:w="1843" w:type="dxa"/>
          </w:tcPr>
          <w:p w14:paraId="3A2B0C43"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Wing</w:t>
            </w:r>
          </w:p>
        </w:tc>
        <w:tc>
          <w:tcPr>
            <w:tcW w:w="1843" w:type="dxa"/>
          </w:tcPr>
          <w:p w14:paraId="20823731" w14:textId="77777777" w:rsidR="004E7AE7" w:rsidRDefault="004E7AE7" w:rsidP="00B63AF7">
            <w:pPr>
              <w:rPr>
                <w:rFonts w:ascii="Times New Roman Regular" w:eastAsia="Microsoft YaHei" w:hAnsi="Times New Roman Regular" w:cs="Times New Roman Regular"/>
                <w:sz w:val="18"/>
                <w:szCs w:val="18"/>
              </w:rPr>
            </w:pPr>
          </w:p>
        </w:tc>
      </w:tr>
      <w:tr w:rsidR="004E7AE7" w14:paraId="7C14947A" w14:textId="77777777" w:rsidTr="00B63AF7">
        <w:tc>
          <w:tcPr>
            <w:tcW w:w="459" w:type="dxa"/>
          </w:tcPr>
          <w:p w14:paraId="1CCB441D"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4</w:t>
            </w:r>
          </w:p>
        </w:tc>
        <w:tc>
          <w:tcPr>
            <w:tcW w:w="1809" w:type="dxa"/>
          </w:tcPr>
          <w:p w14:paraId="3D00D42B"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Weng</w:t>
            </w:r>
          </w:p>
        </w:tc>
        <w:tc>
          <w:tcPr>
            <w:tcW w:w="2126" w:type="dxa"/>
          </w:tcPr>
          <w:p w14:paraId="63D841F9"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Yin</w:t>
            </w:r>
          </w:p>
        </w:tc>
        <w:tc>
          <w:tcPr>
            <w:tcW w:w="1843" w:type="dxa"/>
          </w:tcPr>
          <w:p w14:paraId="7A67CAD0"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Aria</w:t>
            </w:r>
          </w:p>
        </w:tc>
        <w:tc>
          <w:tcPr>
            <w:tcW w:w="1843" w:type="dxa"/>
          </w:tcPr>
          <w:p w14:paraId="7ADC9A33" w14:textId="77777777" w:rsidR="004E7AE7" w:rsidRDefault="004E7AE7" w:rsidP="00B63AF7">
            <w:pPr>
              <w:rPr>
                <w:rFonts w:ascii="Times New Roman Regular" w:eastAsia="Microsoft YaHei" w:hAnsi="Times New Roman Regular" w:cs="Times New Roman Regular"/>
                <w:sz w:val="18"/>
                <w:szCs w:val="18"/>
              </w:rPr>
            </w:pPr>
          </w:p>
        </w:tc>
      </w:tr>
      <w:tr w:rsidR="004E7AE7" w14:paraId="3A0D4626" w14:textId="77777777" w:rsidTr="00B63AF7">
        <w:tc>
          <w:tcPr>
            <w:tcW w:w="459" w:type="dxa"/>
          </w:tcPr>
          <w:p w14:paraId="3C911990"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5</w:t>
            </w:r>
          </w:p>
        </w:tc>
        <w:tc>
          <w:tcPr>
            <w:tcW w:w="1809" w:type="dxa"/>
          </w:tcPr>
          <w:p w14:paraId="258E6BED"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Feng</w:t>
            </w:r>
          </w:p>
        </w:tc>
        <w:tc>
          <w:tcPr>
            <w:tcW w:w="2126" w:type="dxa"/>
          </w:tcPr>
          <w:p w14:paraId="63CF28EE"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Zijing</w:t>
            </w:r>
          </w:p>
        </w:tc>
        <w:tc>
          <w:tcPr>
            <w:tcW w:w="1843" w:type="dxa"/>
          </w:tcPr>
          <w:p w14:paraId="1D621764" w14:textId="77777777" w:rsidR="004E7AE7" w:rsidRDefault="004E7AE7" w:rsidP="00B63AF7">
            <w:pPr>
              <w:rPr>
                <w:rFonts w:ascii="Times New Roman Regular" w:eastAsia="Microsoft YaHei" w:hAnsi="Times New Roman Regular" w:cs="Times New Roman Regular"/>
                <w:sz w:val="18"/>
                <w:szCs w:val="18"/>
              </w:rPr>
            </w:pPr>
            <w:r>
              <w:rPr>
                <w:rFonts w:ascii="Times New Roman Regular" w:eastAsia="Microsoft YaHei" w:hAnsi="Times New Roman Regular" w:cs="Times New Roman Regular"/>
                <w:sz w:val="18"/>
                <w:szCs w:val="18"/>
              </w:rPr>
              <w:t>Richard</w:t>
            </w:r>
          </w:p>
        </w:tc>
        <w:tc>
          <w:tcPr>
            <w:tcW w:w="1843" w:type="dxa"/>
          </w:tcPr>
          <w:p w14:paraId="57282481" w14:textId="77777777" w:rsidR="004E7AE7" w:rsidRDefault="004E7AE7" w:rsidP="00B63AF7">
            <w:pPr>
              <w:rPr>
                <w:rFonts w:ascii="Times New Roman Regular" w:eastAsia="Microsoft YaHei" w:hAnsi="Times New Roman Regular" w:cs="Times New Roman Regular"/>
                <w:sz w:val="18"/>
                <w:szCs w:val="18"/>
              </w:rPr>
            </w:pPr>
          </w:p>
        </w:tc>
      </w:tr>
    </w:tbl>
    <w:p w14:paraId="40A6191C" w14:textId="73CEE023" w:rsidR="004E7AE7" w:rsidRPr="004E7AE7" w:rsidRDefault="004E7AE7" w:rsidP="004E7AE7">
      <w:pPr>
        <w:spacing w:beforeAutospacing="1" w:afterAutospacing="1"/>
        <w:rPr>
          <w:rFonts w:ascii="Aptos" w:eastAsia="Times New Roman" w:hAnsi="Aptos" w:cs="Segoe UI"/>
          <w:color w:val="000000"/>
          <w:bdr w:val="none" w:sz="0" w:space="0" w:color="auto" w:frame="1"/>
          <w:lang w:eastAsia="en-GB"/>
        </w:rPr>
      </w:pPr>
      <w:r>
        <w:rPr>
          <w:rFonts w:ascii="Aptos" w:eastAsia="Times New Roman" w:hAnsi="Aptos" w:cs="Segoe UI"/>
          <w:color w:val="000000"/>
          <w:bdr w:val="none" w:sz="0" w:space="0" w:color="auto" w:frame="1"/>
          <w:lang w:eastAsia="en-GB"/>
        </w:rPr>
        <w:t xml:space="preserve">Group 8 – </w:t>
      </w:r>
      <w:r>
        <w:rPr>
          <w:rFonts w:ascii="Aptos" w:eastAsia="Times New Roman" w:hAnsi="Aptos" w:cs="Segoe UI"/>
          <w:color w:val="000000"/>
          <w:bdr w:val="none" w:sz="0" w:space="0" w:color="auto" w:frame="1"/>
          <w:lang w:eastAsia="en-GB"/>
        </w:rPr>
        <w:t>26 March 2026</w:t>
      </w:r>
    </w:p>
    <w:p w14:paraId="395C6F50" w14:textId="06E6004C" w:rsidR="002427EA" w:rsidRDefault="00000000">
      <w:pPr>
        <w:jc w:val="both"/>
        <w:rPr>
          <w:rFonts w:ascii="Times New Roman" w:hAnsi="Times New Roman" w:cs="Times New Roman"/>
          <w:b/>
          <w:bCs/>
        </w:rPr>
      </w:pPr>
      <w:r>
        <w:rPr>
          <w:rFonts w:ascii="Times New Roman" w:hAnsi="Times New Roman" w:cs="Times New Roman"/>
          <w:b/>
          <w:bCs/>
        </w:rPr>
        <w:t>1. Project Title</w:t>
      </w:r>
    </w:p>
    <w:p w14:paraId="2A2721BC" w14:textId="77777777" w:rsidR="002427EA" w:rsidRDefault="00000000">
      <w:pPr>
        <w:jc w:val="both"/>
        <w:rPr>
          <w:rFonts w:ascii="Times New Roman" w:hAnsi="Times New Roman" w:cs="Times New Roman"/>
          <w:b/>
          <w:bCs/>
        </w:rPr>
      </w:pPr>
      <w:r>
        <w:rPr>
          <w:rFonts w:ascii="Times New Roman" w:hAnsi="Times New Roman" w:cs="Times New Roman" w:hint="eastAsia"/>
        </w:rPr>
        <w:t>Exploring the Role of Banks in Improving Financial Retirement Planning through Bank-Led Financial Education Based on the CWO Framework : A Study of Private Sector Employees in Hong Kong</w:t>
      </w:r>
    </w:p>
    <w:p w14:paraId="3A4602B0" w14:textId="77777777" w:rsidR="002427EA" w:rsidRDefault="002427EA">
      <w:pPr>
        <w:jc w:val="both"/>
        <w:rPr>
          <w:rFonts w:ascii="Times New Roman" w:hAnsi="Times New Roman" w:cs="Times New Roman"/>
        </w:rPr>
      </w:pPr>
    </w:p>
    <w:p w14:paraId="2AE1E82A" w14:textId="77777777" w:rsidR="002427EA" w:rsidRDefault="00000000">
      <w:pPr>
        <w:jc w:val="both"/>
        <w:rPr>
          <w:rFonts w:ascii="Times New Roman" w:hAnsi="Times New Roman" w:cs="Times New Roman"/>
        </w:rPr>
      </w:pPr>
      <w:r>
        <w:rPr>
          <w:rFonts w:ascii="Times New Roman" w:hAnsi="Times New Roman" w:cs="Times New Roman" w:hint="eastAsia"/>
          <w:b/>
          <w:bCs/>
        </w:rPr>
        <w:t>2</w:t>
      </w:r>
      <w:r>
        <w:rPr>
          <w:rFonts w:ascii="Times New Roman" w:hAnsi="Times New Roman" w:cs="Times New Roman"/>
          <w:b/>
          <w:bCs/>
        </w:rPr>
        <w:t>. Core Question Background</w:t>
      </w:r>
      <w:r>
        <w:rPr>
          <w:rFonts w:ascii="Times New Roman" w:hAnsi="Times New Roman" w:cs="Times New Roman" w:hint="eastAsia"/>
        </w:rPr>
        <w:t xml:space="preserve"> </w:t>
      </w:r>
    </w:p>
    <w:p w14:paraId="37945F03" w14:textId="0B0068D7" w:rsidR="002427EA" w:rsidRDefault="00000000">
      <w:pPr>
        <w:widowControl/>
        <w:spacing w:after="0" w:line="240" w:lineRule="auto"/>
        <w:jc w:val="both"/>
        <w:rPr>
          <w:rFonts w:ascii="Times New Roman Regular" w:hAnsi="Times New Roman Regular" w:cs="Times New Roman Regular"/>
          <w:szCs w:val="22"/>
        </w:rPr>
      </w:pPr>
      <w:r>
        <w:rPr>
          <w:rFonts w:ascii="Times New Roman Regular" w:hAnsi="Times New Roman Regular" w:cs="Times New Roman Regular"/>
          <w:szCs w:val="22"/>
        </w:rPr>
        <w:t>Hong Kong’s current retirement schedule</w:t>
      </w:r>
      <w:ins w:id="1" w:author="Margaret Julia Burnett" w:date="2026-03-26T15:35:00Z" w16du:dateUtc="2026-03-26T07:35:00Z">
        <w:r w:rsidR="004E7AE7">
          <w:rPr>
            <w:rFonts w:ascii="Times New Roman Regular" w:hAnsi="Times New Roman Regular" w:cs="Times New Roman Regular"/>
            <w:szCs w:val="22"/>
          </w:rPr>
          <w:t xml:space="preserve"> (government dictated or more generally the personal ability to retire?)</w:t>
        </w:r>
      </w:ins>
      <w:r>
        <w:rPr>
          <w:rFonts w:ascii="Times New Roman Regular" w:hAnsi="Times New Roman Regular" w:cs="Times New Roman Regular"/>
          <w:szCs w:val="22"/>
        </w:rPr>
        <w:t xml:space="preserve"> relying on the Mandatory Provident Fund (MPF) system which provides foundational support for the private sector employees in Hong Kong</w:t>
      </w:r>
      <w:ins w:id="2" w:author="Margaret Julia Burnett" w:date="2026-03-26T15:36:00Z" w16du:dateUtc="2026-03-26T07:36:00Z">
        <w:r w:rsidR="004E7AE7">
          <w:rPr>
            <w:rFonts w:ascii="Times New Roman Regular" w:hAnsi="Times New Roman Regular" w:cs="Times New Roman Regular"/>
            <w:szCs w:val="22"/>
          </w:rPr>
          <w:t xml:space="preserve"> to be able to save for retirement</w:t>
        </w:r>
      </w:ins>
      <w:r>
        <w:rPr>
          <w:rFonts w:ascii="Times New Roman Regular" w:hAnsi="Times New Roman Regular" w:cs="Times New Roman Regular"/>
          <w:szCs w:val="22"/>
        </w:rPr>
        <w:t xml:space="preserve"> (</w:t>
      </w:r>
      <w:r>
        <w:rPr>
          <w:rFonts w:ascii="Times New Roman Regular" w:eastAsia="SimSun" w:hAnsi="Times New Roman Regular" w:cs="Times New Roman Regular"/>
          <w:color w:val="0D0D0D"/>
          <w:kern w:val="0"/>
          <w:szCs w:val="22"/>
          <w14:ligatures w14:val="none"/>
        </w:rPr>
        <w:t>Mandatory Provident Fund Schemes Authority, 2023</w:t>
      </w:r>
      <w:r>
        <w:rPr>
          <w:rFonts w:ascii="Times New Roman Regular" w:hAnsi="Times New Roman Regular" w:cs="Times New Roman Regular"/>
          <w:szCs w:val="22"/>
        </w:rPr>
        <w:t xml:space="preserve">). Private sector employees rely on the Mandatory Provident Fund(MPF) system </w:t>
      </w:r>
      <w:ins w:id="3" w:author="Margaret Julia Burnett" w:date="2026-03-26T15:37:00Z" w16du:dateUtc="2026-03-26T07:37:00Z">
        <w:r w:rsidR="004E7AE7">
          <w:rPr>
            <w:rFonts w:ascii="Times New Roman Regular" w:hAnsi="Times New Roman Regular" w:cs="Times New Roman Regular"/>
            <w:szCs w:val="22"/>
          </w:rPr>
          <w:t xml:space="preserve">and sometimes additional </w:t>
        </w:r>
      </w:ins>
      <w:del w:id="4" w:author="Margaret Julia Burnett" w:date="2026-03-26T15:37:00Z" w16du:dateUtc="2026-03-26T07:37:00Z">
        <w:r w:rsidDel="004E7AE7">
          <w:rPr>
            <w:rFonts w:ascii="Times New Roman Regular" w:hAnsi="Times New Roman Regular" w:cs="Times New Roman Regular"/>
            <w:szCs w:val="22"/>
          </w:rPr>
          <w:delText xml:space="preserve">with </w:delText>
        </w:r>
      </w:del>
      <w:r>
        <w:rPr>
          <w:rFonts w:ascii="Times New Roman Regular" w:hAnsi="Times New Roman Regular" w:cs="Times New Roman Regular"/>
          <w:szCs w:val="22"/>
        </w:rPr>
        <w:t>various supplementary plan</w:t>
      </w:r>
      <w:ins w:id="5" w:author="Margaret Julia Burnett" w:date="2026-03-26T15:36:00Z" w16du:dateUtc="2026-03-26T07:36:00Z">
        <w:r w:rsidR="004E7AE7">
          <w:rPr>
            <w:rFonts w:ascii="Times New Roman Regular" w:hAnsi="Times New Roman Regular" w:cs="Times New Roman Regular"/>
            <w:szCs w:val="22"/>
          </w:rPr>
          <w:t>s</w:t>
        </w:r>
      </w:ins>
      <w:r>
        <w:rPr>
          <w:rFonts w:ascii="Times New Roman Regular" w:hAnsi="Times New Roman Regular" w:cs="Times New Roman Regular"/>
          <w:szCs w:val="22"/>
        </w:rPr>
        <w:t xml:space="preserve"> </w:t>
      </w:r>
      <w:ins w:id="6" w:author="Margaret Julia Burnett" w:date="2026-03-26T15:37:00Z" w16du:dateUtc="2026-03-26T07:37:00Z">
        <w:r w:rsidR="004E7AE7">
          <w:rPr>
            <w:rFonts w:ascii="Times New Roman Regular" w:hAnsi="Times New Roman Regular" w:cs="Times New Roman Regular"/>
            <w:szCs w:val="22"/>
          </w:rPr>
          <w:t xml:space="preserve">to </w:t>
        </w:r>
      </w:ins>
      <w:ins w:id="7" w:author="Margaret Julia Burnett" w:date="2026-03-26T15:38:00Z" w16du:dateUtc="2026-03-26T07:38:00Z">
        <w:r w:rsidR="004E7AE7">
          <w:rPr>
            <w:rFonts w:ascii="Times New Roman Regular" w:hAnsi="Times New Roman Regular" w:cs="Times New Roman Regular"/>
            <w:szCs w:val="22"/>
          </w:rPr>
          <w:t xml:space="preserve">help them save for their </w:t>
        </w:r>
      </w:ins>
      <w:ins w:id="8" w:author="Margaret Julia Burnett" w:date="2026-03-26T15:39:00Z" w16du:dateUtc="2026-03-26T07:39:00Z">
        <w:r w:rsidR="004E7AE7">
          <w:rPr>
            <w:rFonts w:ascii="Times New Roman Regular" w:hAnsi="Times New Roman Regular" w:cs="Times New Roman Regular"/>
            <w:szCs w:val="22"/>
          </w:rPr>
          <w:t>retirement</w:t>
        </w:r>
      </w:ins>
      <w:ins w:id="9" w:author="Margaret Julia Burnett" w:date="2026-03-26T15:38:00Z" w16du:dateUtc="2026-03-26T07:38:00Z">
        <w:r w:rsidR="004E7AE7">
          <w:rPr>
            <w:rFonts w:ascii="Times New Roman Regular" w:hAnsi="Times New Roman Regular" w:cs="Times New Roman Regular"/>
            <w:szCs w:val="22"/>
          </w:rPr>
          <w:t xml:space="preserve">. This reliance on the MPF </w:t>
        </w:r>
      </w:ins>
      <w:del w:id="10" w:author="Margaret Julia Burnett" w:date="2026-03-26T15:38:00Z" w16du:dateUtc="2026-03-26T07:38:00Z">
        <w:r w:rsidDel="004E7AE7">
          <w:rPr>
            <w:rFonts w:ascii="Times New Roman Regular" w:hAnsi="Times New Roman Regular" w:cs="Times New Roman Regular"/>
            <w:szCs w:val="22"/>
          </w:rPr>
          <w:delText>to</w:delText>
        </w:r>
      </w:del>
      <w:r>
        <w:rPr>
          <w:rFonts w:ascii="Times New Roman Regular" w:hAnsi="Times New Roman Regular" w:cs="Times New Roman Regular"/>
          <w:szCs w:val="22"/>
        </w:rPr>
        <w:t xml:space="preserve"> create</w:t>
      </w:r>
      <w:ins w:id="11" w:author="Margaret Julia Burnett" w:date="2026-03-26T15:38:00Z" w16du:dateUtc="2026-03-26T07:38:00Z">
        <w:r w:rsidR="004E7AE7">
          <w:rPr>
            <w:rFonts w:ascii="Times New Roman Regular" w:hAnsi="Times New Roman Regular" w:cs="Times New Roman Regular"/>
            <w:szCs w:val="22"/>
          </w:rPr>
          <w:t>s</w:t>
        </w:r>
      </w:ins>
      <w:r>
        <w:rPr>
          <w:rFonts w:ascii="Times New Roman Regular" w:hAnsi="Times New Roman Regular" w:cs="Times New Roman Regular"/>
          <w:szCs w:val="22"/>
        </w:rPr>
        <w:t xml:space="preserve"> a </w:t>
      </w:r>
      <w:del w:id="12" w:author="Margaret Julia Burnett" w:date="2026-03-26T15:38:00Z" w16du:dateUtc="2026-03-26T07:38:00Z">
        <w:r w:rsidDel="004E7AE7">
          <w:rPr>
            <w:rFonts w:ascii="Times New Roman Regular" w:hAnsi="Times New Roman Regular" w:cs="Times New Roman Regular"/>
            <w:szCs w:val="22"/>
          </w:rPr>
          <w:delText xml:space="preserve">natural </w:delText>
        </w:r>
      </w:del>
      <w:r>
        <w:rPr>
          <w:rFonts w:ascii="Times New Roman Regular" w:hAnsi="Times New Roman Regular" w:cs="Times New Roman Regular"/>
          <w:szCs w:val="22"/>
        </w:rPr>
        <w:t>context for examining retirement planning behavior</w:t>
      </w:r>
      <w:ins w:id="13" w:author="Margaret Julia Burnett" w:date="2026-03-26T15:38:00Z" w16du:dateUtc="2026-03-26T07:38:00Z">
        <w:r w:rsidR="004E7AE7">
          <w:rPr>
            <w:rFonts w:ascii="Times New Roman Regular" w:hAnsi="Times New Roman Regular" w:cs="Times New Roman Regular"/>
            <w:szCs w:val="22"/>
          </w:rPr>
          <w:t xml:space="preserve"> such as …..? </w:t>
        </w:r>
      </w:ins>
      <w:r>
        <w:rPr>
          <w:rFonts w:ascii="Times New Roman Regular" w:hAnsi="Times New Roman Regular" w:cs="Times New Roman Regular"/>
          <w:szCs w:val="22"/>
        </w:rPr>
        <w:t xml:space="preserve">(Mandatory Provident Fund Schemes Authority, 2023; Chou et al., 2014), </w:t>
      </w:r>
      <w:ins w:id="14" w:author="Margaret Julia Burnett" w:date="2026-03-26T15:38:00Z" w16du:dateUtc="2026-03-26T07:38:00Z">
        <w:r w:rsidR="004E7AE7">
          <w:rPr>
            <w:rFonts w:ascii="Times New Roman Regular" w:hAnsi="Times New Roman Regular" w:cs="Times New Roman Regular"/>
            <w:szCs w:val="22"/>
          </w:rPr>
          <w:t>Mean</w:t>
        </w:r>
      </w:ins>
      <w:r>
        <w:rPr>
          <w:rFonts w:ascii="Times New Roman Regular" w:hAnsi="Times New Roman Regular" w:cs="Times New Roman Regular"/>
          <w:szCs w:val="22"/>
        </w:rPr>
        <w:t xml:space="preserve">while government </w:t>
      </w:r>
      <w:ins w:id="15" w:author="Margaret Julia Burnett" w:date="2026-03-26T15:46:00Z" w16du:dateUtc="2026-03-26T07:46:00Z">
        <w:r w:rsidR="002E5B09">
          <w:rPr>
            <w:rFonts w:ascii="Times New Roman Regular" w:hAnsi="Times New Roman Regular" w:cs="Times New Roman Regular"/>
            <w:szCs w:val="22"/>
          </w:rPr>
          <w:t xml:space="preserve">civil </w:t>
        </w:r>
      </w:ins>
      <w:r>
        <w:rPr>
          <w:rFonts w:ascii="Times New Roman Regular" w:hAnsi="Times New Roman Regular" w:cs="Times New Roman Regular"/>
          <w:szCs w:val="22"/>
        </w:rPr>
        <w:t>servants have a different pension benefit</w:t>
      </w:r>
      <w:ins w:id="16" w:author="Margaret Julia Burnett" w:date="2026-03-26T15:46:00Z" w16du:dateUtc="2026-03-26T07:46:00Z">
        <w:r w:rsidR="002E5B09">
          <w:rPr>
            <w:rFonts w:ascii="Times New Roman Regular" w:hAnsi="Times New Roman Regular" w:cs="Times New Roman Regular"/>
            <w:szCs w:val="22"/>
          </w:rPr>
          <w:t xml:space="preserve"> </w:t>
        </w:r>
      </w:ins>
      <w:r>
        <w:rPr>
          <w:rFonts w:ascii="Times New Roman Regular" w:hAnsi="Times New Roman Regular" w:cs="Times New Roman Regular"/>
          <w:szCs w:val="22"/>
        </w:rPr>
        <w:t>s</w:t>
      </w:r>
      <w:ins w:id="17" w:author="Margaret Julia Burnett" w:date="2026-03-26T15:46:00Z" w16du:dateUtc="2026-03-26T07:46:00Z">
        <w:r w:rsidR="002E5B09">
          <w:rPr>
            <w:rFonts w:ascii="Times New Roman Regular" w:hAnsi="Times New Roman Regular" w:cs="Times New Roman Regular"/>
            <w:szCs w:val="22"/>
          </w:rPr>
          <w:t>cheme</w:t>
        </w:r>
      </w:ins>
      <w:r>
        <w:rPr>
          <w:rFonts w:ascii="Times New Roman Regular" w:hAnsi="Times New Roman Regular" w:cs="Times New Roman Regular"/>
          <w:szCs w:val="22"/>
        </w:rPr>
        <w:t xml:space="preserve"> under the Civil Service Pension Scheme (Civil Service Bureau, n.d.). From the Census and Statistics Department 2025's report, it discovered approximately 94% of the workforce in Hong Kong was employed in the private sector, the remaining 6% account for public sector employees. This percentage reflects Hong Kong's situation as a predominatly market-drive economy with limited direct government employment. According to a survey by WTW</w:t>
      </w:r>
      <w:ins w:id="18" w:author="Margaret Julia Burnett" w:date="2026-03-26T15:47:00Z" w16du:dateUtc="2026-03-26T07:47:00Z">
        <w:r w:rsidR="002E5B09">
          <w:rPr>
            <w:rFonts w:ascii="Times New Roman Regular" w:hAnsi="Times New Roman Regular" w:cs="Times New Roman Regular"/>
            <w:szCs w:val="22"/>
          </w:rPr>
          <w:t xml:space="preserve"> (who?)</w:t>
        </w:r>
      </w:ins>
      <w:r>
        <w:rPr>
          <w:rFonts w:ascii="Times New Roman Regular" w:hAnsi="Times New Roman Regular" w:cs="Times New Roman Regular"/>
          <w:szCs w:val="22"/>
        </w:rPr>
        <w:t>, both high-income and low-income employees in Hong Kong believe that their retirement savings are insufficient, and high-income employees think that their actual savings rate is 16% lower than expected (Hwang, 2022)</w:t>
      </w:r>
      <w:ins w:id="19" w:author="Margaret Julia Burnett" w:date="2026-03-26T15:47:00Z" w16du:dateUtc="2026-03-26T07:47:00Z">
        <w:r w:rsidR="002E5B09">
          <w:rPr>
            <w:rFonts w:ascii="Times New Roman Regular" w:hAnsi="Times New Roman Regular" w:cs="Times New Roman Regular"/>
            <w:szCs w:val="22"/>
          </w:rPr>
          <w:t xml:space="preserve"> and any </w:t>
        </w:r>
      </w:ins>
      <w:ins w:id="20" w:author="Margaret Julia Burnett" w:date="2026-03-26T15:48:00Z" w16du:dateUtc="2026-03-26T07:48:00Z">
        <w:r w:rsidR="002E5B09">
          <w:rPr>
            <w:rFonts w:ascii="Times New Roman Regular" w:hAnsi="Times New Roman Regular" w:cs="Times New Roman Regular"/>
            <w:szCs w:val="22"/>
          </w:rPr>
          <w:t>discussion about why? What factors might be a play to create this problem/  And is this low savings rate the problem you are focusing on?</w:t>
        </w:r>
      </w:ins>
      <w:r>
        <w:rPr>
          <w:rFonts w:ascii="Times New Roman Regular" w:hAnsi="Times New Roman Regular" w:cs="Times New Roman Regular"/>
          <w:szCs w:val="22"/>
        </w:rPr>
        <w:t xml:space="preserve">. Besides, Hong Kong’s banking sector, comprising major international and local banks, serves as the major provider of MPF services, retirement savings products, and financial advisory services (Hong Kong Monetary Authority, 2023). Financial </w:t>
      </w:r>
      <w:r>
        <w:rPr>
          <w:rFonts w:ascii="Times New Roman Regular" w:hAnsi="Times New Roman Regular" w:cs="Times New Roman Regular"/>
          <w:szCs w:val="22"/>
        </w:rPr>
        <w:lastRenderedPageBreak/>
        <w:t>education emerges as a critical tool for enhancing individual financial capabilities</w:t>
      </w:r>
      <w:ins w:id="21" w:author="Margaret Julia Burnett" w:date="2026-03-26T15:49:00Z" w16du:dateUtc="2026-03-26T07:49:00Z">
        <w:r w:rsidR="002E5B09">
          <w:rPr>
            <w:rFonts w:ascii="Times New Roman Regular" w:hAnsi="Times New Roman Regular" w:cs="Times New Roman Regular"/>
            <w:szCs w:val="22"/>
          </w:rPr>
          <w:t xml:space="preserve"> (how did you get to this conclusion?  How did education emerge as a possible pathway to address the problem you have identified?)</w:t>
        </w:r>
      </w:ins>
      <w:r>
        <w:rPr>
          <w:rFonts w:ascii="Times New Roman Regular" w:hAnsi="Times New Roman Regular" w:cs="Times New Roman Regular"/>
          <w:szCs w:val="22"/>
        </w:rPr>
        <w:t>, yet the specific role of commercial banks in delivering effective financial education within Hong Kong’s unique sociocultural context remains under explored</w:t>
      </w:r>
      <w:ins w:id="22" w:author="Margaret Julia Burnett" w:date="2026-03-26T15:50:00Z" w16du:dateUtc="2026-03-26T07:50:00Z">
        <w:r w:rsidR="002E5B09">
          <w:rPr>
            <w:rFonts w:ascii="Times New Roman Regular" w:hAnsi="Times New Roman Regular" w:cs="Times New Roman Regular"/>
            <w:szCs w:val="22"/>
          </w:rPr>
          <w:t xml:space="preserve"> (don’t forget you have to support your “statements of fact” with evidence – empirical evidence means the research articles from your literature review that supports the argument you are proposing for your study)</w:t>
        </w:r>
      </w:ins>
      <w:r>
        <w:rPr>
          <w:rFonts w:ascii="Times New Roman Regular" w:hAnsi="Times New Roman Regular" w:cs="Times New Roman Regular"/>
          <w:szCs w:val="22"/>
        </w:rPr>
        <w:t>. The related research</w:t>
      </w:r>
      <w:ins w:id="23" w:author="Margaret Julia Burnett" w:date="2026-03-26T15:50:00Z" w16du:dateUtc="2026-03-26T07:50:00Z">
        <w:r w:rsidR="002E5B09">
          <w:rPr>
            <w:rFonts w:ascii="Times New Roman Regular" w:hAnsi="Times New Roman Regular" w:cs="Times New Roman Regular"/>
            <w:szCs w:val="22"/>
          </w:rPr>
          <w:t xml:space="preserve"> (yours or the research you read for </w:t>
        </w:r>
      </w:ins>
      <w:ins w:id="24" w:author="Margaret Julia Burnett" w:date="2026-03-26T15:51:00Z" w16du:dateUtc="2026-03-26T07:51:00Z">
        <w:r w:rsidR="002E5B09">
          <w:rPr>
            <w:rFonts w:ascii="Times New Roman Regular" w:hAnsi="Times New Roman Regular" w:cs="Times New Roman Regular"/>
            <w:szCs w:val="22"/>
          </w:rPr>
          <w:t>your literature review on this subject?)</w:t>
        </w:r>
      </w:ins>
      <w:r>
        <w:rPr>
          <w:rFonts w:ascii="Times New Roman Regular" w:hAnsi="Times New Roman Regular" w:cs="Times New Roman Regular"/>
          <w:szCs w:val="22"/>
        </w:rPr>
        <w:t xml:space="preserve"> further indicates that the penetration rate of financial education in Hong Kong still needs to be improved.</w:t>
      </w:r>
      <w:ins w:id="25" w:author="Margaret Julia Burnett" w:date="2026-03-26T15:51:00Z" w16du:dateUtc="2026-03-26T07:51:00Z">
        <w:r w:rsidR="002E5B09">
          <w:rPr>
            <w:rFonts w:ascii="Times New Roman Regular" w:hAnsi="Times New Roman Regular" w:cs="Times New Roman Regular"/>
            <w:szCs w:val="22"/>
          </w:rPr>
          <w:t xml:space="preserve"> What does this related research state </w:t>
        </w:r>
      </w:ins>
      <w:ins w:id="26" w:author="Margaret Julia Burnett" w:date="2026-03-26T15:54:00Z" w16du:dateUtc="2026-03-26T07:54:00Z">
        <w:r w:rsidR="00C05E26">
          <w:rPr>
            <w:rFonts w:ascii="Times New Roman Regular" w:hAnsi="Times New Roman Regular" w:cs="Times New Roman Regular"/>
            <w:szCs w:val="22"/>
          </w:rPr>
          <w:t>about</w:t>
        </w:r>
      </w:ins>
      <w:ins w:id="27" w:author="Margaret Julia Burnett" w:date="2026-03-26T15:51:00Z" w16du:dateUtc="2026-03-26T07:51:00Z">
        <w:r w:rsidR="002E5B09">
          <w:rPr>
            <w:rFonts w:ascii="Times New Roman Regular" w:hAnsi="Times New Roman Regular" w:cs="Times New Roman Regular"/>
            <w:szCs w:val="22"/>
          </w:rPr>
          <w:t xml:space="preserve"> why there is poor penetration rate and what this means</w:t>
        </w:r>
      </w:ins>
      <w:ins w:id="28" w:author="Margaret Julia Burnett" w:date="2026-03-26T15:54:00Z" w16du:dateUtc="2026-03-26T07:54:00Z">
        <w:r w:rsidR="00C05E26">
          <w:rPr>
            <w:rFonts w:ascii="Times New Roman Regular" w:hAnsi="Times New Roman Regular" w:cs="Times New Roman Regular"/>
            <w:szCs w:val="22"/>
          </w:rPr>
          <w:t xml:space="preserve"> (significance)</w:t>
        </w:r>
      </w:ins>
      <w:ins w:id="29" w:author="Margaret Julia Burnett" w:date="2026-03-26T15:51:00Z" w16du:dateUtc="2026-03-26T07:51:00Z">
        <w:r w:rsidR="002E5B09">
          <w:rPr>
            <w:rFonts w:ascii="Times New Roman Regular" w:hAnsi="Times New Roman Regular" w:cs="Times New Roman Regular"/>
            <w:szCs w:val="22"/>
          </w:rPr>
          <w:t xml:space="preserve">, what it looks like on the ground and why </w:t>
        </w:r>
      </w:ins>
      <w:ins w:id="30" w:author="Margaret Julia Burnett" w:date="2026-03-26T15:52:00Z" w16du:dateUtc="2026-03-26T07:52:00Z">
        <w:r w:rsidR="002E5B09">
          <w:rPr>
            <w:rFonts w:ascii="Times New Roman Regular" w:hAnsi="Times New Roman Regular" w:cs="Times New Roman Regular"/>
            <w:szCs w:val="22"/>
          </w:rPr>
          <w:t>is</w:t>
        </w:r>
      </w:ins>
      <w:ins w:id="31" w:author="Margaret Julia Burnett" w:date="2026-03-26T15:51:00Z" w16du:dateUtc="2026-03-26T07:51:00Z">
        <w:r w:rsidR="002E5B09">
          <w:rPr>
            <w:rFonts w:ascii="Times New Roman Regular" w:hAnsi="Times New Roman Regular" w:cs="Times New Roman Regular"/>
            <w:szCs w:val="22"/>
          </w:rPr>
          <w:t xml:space="preserve"> it important</w:t>
        </w:r>
      </w:ins>
      <w:ins w:id="32" w:author="Margaret Julia Burnett" w:date="2026-03-26T15:54:00Z" w16du:dateUtc="2026-03-26T07:54:00Z">
        <w:r w:rsidR="00C05E26">
          <w:rPr>
            <w:rFonts w:ascii="Times New Roman Regular" w:hAnsi="Times New Roman Regular" w:cs="Times New Roman Regular"/>
            <w:szCs w:val="22"/>
          </w:rPr>
          <w:t>?</w:t>
        </w:r>
      </w:ins>
    </w:p>
    <w:p w14:paraId="520DC211" w14:textId="77777777" w:rsidR="002427EA" w:rsidRDefault="002427EA">
      <w:pPr>
        <w:widowControl/>
        <w:spacing w:after="0" w:line="240" w:lineRule="auto"/>
        <w:jc w:val="both"/>
        <w:rPr>
          <w:rFonts w:ascii="Times New Roman Regular" w:hAnsi="Times New Roman Regular" w:cs="Times New Roman Regular"/>
          <w:szCs w:val="22"/>
        </w:rPr>
      </w:pPr>
    </w:p>
    <w:p w14:paraId="74DAE70E" w14:textId="77777777" w:rsidR="002427EA" w:rsidRDefault="00000000">
      <w:pPr>
        <w:jc w:val="both"/>
        <w:rPr>
          <w:rFonts w:ascii="Times New Roman" w:hAnsi="Times New Roman" w:cs="Times New Roman"/>
        </w:rPr>
      </w:pPr>
      <w:r>
        <w:rPr>
          <w:rFonts w:ascii="Times New Roman" w:hAnsi="Times New Roman" w:cs="Times New Roman"/>
        </w:rPr>
        <w:t xml:space="preserve">Hong Kong faces a significant </w:t>
      </w:r>
      <w:r>
        <w:rPr>
          <w:rFonts w:ascii="Times New Roman" w:hAnsi="Times New Roman" w:cs="Times New Roman" w:hint="eastAsia"/>
        </w:rPr>
        <w:t xml:space="preserve">financial </w:t>
      </w:r>
      <w:r>
        <w:rPr>
          <w:rFonts w:ascii="Times New Roman" w:hAnsi="Times New Roman" w:cs="Times New Roman"/>
        </w:rPr>
        <w:t xml:space="preserve">retirement planning challenge, which have been discussed through previous research identifying that current </w:t>
      </w:r>
      <w:r>
        <w:rPr>
          <w:rFonts w:ascii="Times New Roman" w:hAnsi="Times New Roman" w:cs="Times New Roman" w:hint="eastAsia"/>
        </w:rPr>
        <w:t xml:space="preserve">financial </w:t>
      </w:r>
      <w:r>
        <w:rPr>
          <w:rFonts w:ascii="Times New Roman" w:hAnsi="Times New Roman" w:cs="Times New Roman"/>
        </w:rPr>
        <w:t xml:space="preserve">retirement planning models may not fully address the realities faced by </w:t>
      </w:r>
      <w:r>
        <w:rPr>
          <w:rFonts w:ascii="Times New Roman" w:hAnsi="Times New Roman" w:cs="Times New Roman" w:hint="eastAsia"/>
        </w:rPr>
        <w:t>current employees</w:t>
      </w:r>
      <w:r>
        <w:rPr>
          <w:rFonts w:ascii="Times New Roman" w:hAnsi="Times New Roman" w:cs="Times New Roman"/>
        </w:rPr>
        <w:t>, who have limited control over their financial futures (Chou et al., 2014; Hershey et al., 2010).</w:t>
      </w:r>
    </w:p>
    <w:p w14:paraId="0CDEFEF9" w14:textId="77777777" w:rsidR="002427EA" w:rsidRDefault="00000000">
      <w:pPr>
        <w:jc w:val="both"/>
        <w:rPr>
          <w:rFonts w:ascii="Times New Roman" w:hAnsi="Times New Roman" w:cs="Times New Roman"/>
        </w:rPr>
      </w:pPr>
      <w:r>
        <w:rPr>
          <w:rFonts w:ascii="Times New Roman" w:hAnsi="Times New Roman" w:cs="Times New Roman" w:hint="eastAsia"/>
        </w:rPr>
        <w:t>The study examines employees across various private sector industries, excluding government employees who receive guaranteed pension benefits and self-employed individuals with different retirement planning mechanisms.</w:t>
      </w:r>
    </w:p>
    <w:p w14:paraId="61E845BC" w14:textId="77777777" w:rsidR="002427EA" w:rsidRDefault="00000000">
      <w:pPr>
        <w:jc w:val="both"/>
        <w:rPr>
          <w:rFonts w:ascii="Times New Roman" w:hAnsi="Times New Roman" w:cs="Times New Roman"/>
        </w:rPr>
      </w:pPr>
      <w:r>
        <w:rPr>
          <w:rFonts w:ascii="Times New Roman" w:hAnsi="Times New Roman" w:cs="Times New Roman"/>
        </w:rPr>
        <w:t>Following the Sri Lanka study design adapted to Hong Kong's context(Bandara &amp; Durairatnam, 2025), this study focuses on private sector employees in Hong Kong. For this research, "private sector employees" are defined as individuals employed by:</w:t>
      </w:r>
    </w:p>
    <w:p w14:paraId="26C82EBD" w14:textId="77777777" w:rsidR="002427EA" w:rsidRDefault="00000000">
      <w:pPr>
        <w:jc w:val="both"/>
        <w:rPr>
          <w:rFonts w:ascii="Times New Roman" w:hAnsi="Times New Roman" w:cs="Times New Roman"/>
        </w:rPr>
      </w:pPr>
      <w:r>
        <w:rPr>
          <w:rFonts w:ascii="Times New Roman" w:hAnsi="Times New Roman" w:cs="Times New Roman"/>
        </w:rPr>
        <w:t xml:space="preserve">1) commercial enterprises seeking profit including corporations, partnership. </w:t>
      </w:r>
    </w:p>
    <w:p w14:paraId="68B5E2A6" w14:textId="77777777" w:rsidR="002427EA" w:rsidRDefault="00000000">
      <w:pPr>
        <w:jc w:val="both"/>
        <w:rPr>
          <w:rFonts w:ascii="Times New Roman" w:hAnsi="Times New Roman" w:cs="Times New Roman"/>
        </w:rPr>
      </w:pPr>
      <w:r>
        <w:rPr>
          <w:rFonts w:ascii="Times New Roman" w:hAnsi="Times New Roman" w:cs="Times New Roman"/>
        </w:rPr>
        <w:t xml:space="preserve">2) NGO and non-profits organization. </w:t>
      </w:r>
    </w:p>
    <w:p w14:paraId="24C4D9EA" w14:textId="77777777" w:rsidR="002427EA" w:rsidRDefault="00000000">
      <w:pPr>
        <w:jc w:val="both"/>
        <w:rPr>
          <w:rFonts w:ascii="Times New Roman" w:hAnsi="Times New Roman" w:cs="Times New Roman"/>
        </w:rPr>
      </w:pPr>
      <w:r>
        <w:rPr>
          <w:rFonts w:ascii="Times New Roman" w:hAnsi="Times New Roman" w:cs="Times New Roman"/>
        </w:rPr>
        <w:t>3) commerical principal statuory bodies, like public utilities.</w:t>
      </w:r>
    </w:p>
    <w:p w14:paraId="2EE8B728" w14:textId="77777777" w:rsidR="002427EA" w:rsidRDefault="00000000">
      <w:pPr>
        <w:jc w:val="both"/>
        <w:rPr>
          <w:rFonts w:ascii="Times New Roman" w:hAnsi="Times New Roman" w:cs="Times New Roman"/>
        </w:rPr>
      </w:pPr>
      <w:r>
        <w:rPr>
          <w:rFonts w:ascii="Times New Roman" w:hAnsi="Times New Roman" w:cs="Times New Roman" w:hint="eastAsia"/>
        </w:rPr>
        <w:t>In terms of MPF Cap. 485, employees in the private sector, rather than government staff or the self-employed, are generally subject to the MPF plan. The Employment Ordinance (Cap. 57), the Companies Ordinance (Cap. 622), and the Hong Kong Standard Industrial Classification also help distinguish the private sector from public employment in legal, regulatory, and statistical terms (Census and Statistics Department, 2009).</w:t>
      </w:r>
    </w:p>
    <w:p w14:paraId="30C74882" w14:textId="77777777" w:rsidR="002427EA" w:rsidRDefault="002427EA">
      <w:pPr>
        <w:jc w:val="both"/>
        <w:rPr>
          <w:rFonts w:ascii="Times New Roman" w:hAnsi="Times New Roman" w:cs="Times New Roman"/>
        </w:rPr>
      </w:pPr>
    </w:p>
    <w:p w14:paraId="683567EF" w14:textId="77777777" w:rsidR="002427EA" w:rsidRDefault="00000000">
      <w:pPr>
        <w:jc w:val="both"/>
        <w:rPr>
          <w:rFonts w:ascii="Times New Roman" w:hAnsi="Times New Roman" w:cs="Times New Roman"/>
          <w:b/>
          <w:bCs/>
        </w:rPr>
      </w:pPr>
      <w:r>
        <w:rPr>
          <w:rFonts w:ascii="Times New Roman" w:hAnsi="Times New Roman" w:cs="Times New Roman" w:hint="eastAsia"/>
          <w:b/>
          <w:bCs/>
        </w:rPr>
        <w:t>3</w:t>
      </w:r>
      <w:r>
        <w:rPr>
          <w:rFonts w:ascii="Times New Roman" w:hAnsi="Times New Roman" w:cs="Times New Roman"/>
          <w:b/>
          <w:bCs/>
        </w:rPr>
        <w:t>. Research Questions</w:t>
      </w:r>
    </w:p>
    <w:p w14:paraId="63E12B51" w14:textId="70325C2D" w:rsidR="002427EA" w:rsidRDefault="00000000">
      <w:pPr>
        <w:widowControl/>
        <w:spacing w:after="0" w:line="240" w:lineRule="auto"/>
        <w:jc w:val="both"/>
        <w:rPr>
          <w:rFonts w:ascii="Times New Roman" w:hAnsi="Times New Roman" w:cs="Times New Roman"/>
        </w:rPr>
      </w:pPr>
      <w:r>
        <w:rPr>
          <w:rFonts w:ascii="Times New Roman Regular" w:eastAsia="SimSun" w:hAnsi="Times New Roman Regular" w:cs="Times New Roman Regular"/>
          <w:color w:val="0D0D0D"/>
          <w:kern w:val="0"/>
          <w:szCs w:val="22"/>
          <w14:ligatures w14:val="none"/>
        </w:rPr>
        <w:t>This study aims to examine how bank-led financial education relates</w:t>
      </w:r>
      <w:ins w:id="33" w:author="Margaret Julia Burnett" w:date="2026-03-26T15:59:00Z" w16du:dateUtc="2026-03-26T07:59:00Z">
        <w:r w:rsidR="00C05E26">
          <w:rPr>
            <w:rFonts w:ascii="Times New Roman Regular" w:eastAsia="SimSun" w:hAnsi="Times New Roman Regular" w:cs="Times New Roman Regular"/>
            <w:color w:val="0D0D0D"/>
            <w:kern w:val="0"/>
            <w:szCs w:val="22"/>
            <w14:ligatures w14:val="none"/>
          </w:rPr>
          <w:t xml:space="preserve"> (how does it relate and in what manner are asking “relates to”?)</w:t>
        </w:r>
      </w:ins>
      <w:r>
        <w:rPr>
          <w:rFonts w:ascii="Times New Roman Regular" w:eastAsia="SimSun" w:hAnsi="Times New Roman Regular" w:cs="Times New Roman Regular"/>
          <w:color w:val="0D0D0D"/>
          <w:kern w:val="0"/>
          <w:szCs w:val="22"/>
          <w14:ligatures w14:val="none"/>
        </w:rPr>
        <w:t xml:space="preserve"> to financial retirement planning among private sector employees in Hong Kong</w:t>
      </w:r>
      <w:ins w:id="34" w:author="Margaret Julia Burnett" w:date="2026-03-26T16:00:00Z" w16du:dateUtc="2026-03-26T08:00:00Z">
        <w:r w:rsidR="00C05E26">
          <w:rPr>
            <w:rFonts w:ascii="Times New Roman Regular" w:eastAsia="SimSun" w:hAnsi="Times New Roman Regular" w:cs="Times New Roman Regular"/>
            <w:color w:val="0D0D0D"/>
            <w:kern w:val="0"/>
            <w:szCs w:val="22"/>
            <w14:ligatures w14:val="none"/>
          </w:rPr>
          <w:t xml:space="preserve">. </w:t>
        </w:r>
      </w:ins>
      <w:del w:id="35" w:author="Margaret Julia Burnett" w:date="2026-03-26T16:00:00Z" w16du:dateUtc="2026-03-26T08:00:00Z">
        <w:r w:rsidDel="00C05E26">
          <w:rPr>
            <w:rFonts w:ascii="Times New Roman Regular" w:eastAsia="SimSun" w:hAnsi="Times New Roman Regular" w:cs="Times New Roman Regular"/>
            <w:color w:val="0D0D0D"/>
            <w:kern w:val="0"/>
            <w:szCs w:val="22"/>
            <w14:ligatures w14:val="none"/>
          </w:rPr>
          <w:delText>,</w:delText>
        </w:r>
      </w:del>
      <w:r>
        <w:rPr>
          <w:rFonts w:ascii="Times New Roman Regular" w:eastAsia="SimSun" w:hAnsi="Times New Roman Regular" w:cs="Times New Roman Regular"/>
          <w:color w:val="0D0D0D"/>
          <w:kern w:val="0"/>
          <w:szCs w:val="22"/>
          <w14:ligatures w14:val="none"/>
        </w:rPr>
        <w:t xml:space="preserve"> and </w:t>
      </w:r>
      <w:commentRangeStart w:id="36"/>
      <w:r>
        <w:rPr>
          <w:rFonts w:ascii="Times New Roman Regular" w:eastAsia="SimSun" w:hAnsi="Times New Roman Regular" w:cs="Times New Roman Regular"/>
          <w:color w:val="0D0D0D"/>
          <w:kern w:val="0"/>
          <w:szCs w:val="22"/>
          <w14:ligatures w14:val="none"/>
        </w:rPr>
        <w:t>how the CWO framework can be used to structure this analysis</w:t>
      </w:r>
      <w:commentRangeEnd w:id="36"/>
      <w:r w:rsidR="00C05E26">
        <w:rPr>
          <w:rStyle w:val="CommentReference"/>
          <w:rFonts w:ascii="Times New Roman Regular" w:eastAsia="SimSun" w:hAnsi="Times New Roman Regular" w:cs="Times New Roman Regular"/>
          <w:color w:val="0D0D0D"/>
          <w:kern w:val="0"/>
          <w:sz w:val="22"/>
          <w:szCs w:val="22"/>
          <w14:ligatures w14:val="none"/>
        </w:rPr>
        <w:commentReference w:id="36"/>
      </w:r>
      <w:r>
        <w:rPr>
          <w:rFonts w:ascii="Times New Roman Regular" w:eastAsia="SimSun" w:hAnsi="Times New Roman Regular" w:cs="Times New Roman Regular"/>
          <w:color w:val="0D0D0D"/>
          <w:kern w:val="0"/>
          <w:szCs w:val="22"/>
          <w14:ligatures w14:val="none"/>
        </w:rPr>
        <w:t>.</w:t>
      </w:r>
      <w:r>
        <w:rPr>
          <w:rFonts w:ascii="Times New Roman Regular" w:hAnsi="Times New Roman Regular" w:cs="Times New Roman Regular"/>
          <w:szCs w:val="22"/>
        </w:rPr>
        <w:t xml:space="preserve"> </w:t>
      </w:r>
      <w:r>
        <w:rPr>
          <w:rFonts w:ascii="Times New Roman" w:hAnsi="Times New Roman" w:cs="Times New Roman"/>
        </w:rPr>
        <w:t>The research questions could be divided into following direction</w:t>
      </w:r>
      <w:r>
        <w:rPr>
          <w:rFonts w:ascii="Times New Roman" w:hAnsi="Times New Roman" w:cs="Times New Roman" w:hint="eastAsia"/>
        </w:rPr>
        <w:t>s</w:t>
      </w:r>
      <w:r>
        <w:rPr>
          <w:rFonts w:ascii="Times New Roman" w:hAnsi="Times New Roman" w:cs="Times New Roman"/>
        </w:rPr>
        <w:t>:</w:t>
      </w:r>
    </w:p>
    <w:p w14:paraId="5047A70E" w14:textId="05D3C153" w:rsidR="002427EA" w:rsidRDefault="00000000">
      <w:pPr>
        <w:widowControl/>
        <w:spacing w:after="0" w:line="240" w:lineRule="auto"/>
        <w:jc w:val="both"/>
        <w:rPr>
          <w:rFonts w:ascii="Times New Roman" w:eastAsia="Times New Roman" w:hAnsi="Times New Roman"/>
        </w:rPr>
      </w:pPr>
      <w:r>
        <w:rPr>
          <w:rFonts w:ascii="Times New Roman" w:hAnsi="Times New Roman" w:cs="Times New Roman"/>
        </w:rPr>
        <w:lastRenderedPageBreak/>
        <w:t xml:space="preserve">1) </w:t>
      </w:r>
      <w:r>
        <w:rPr>
          <w:rFonts w:ascii="Times New Roman" w:eastAsia="Times New Roman" w:hAnsi="Times New Roman"/>
        </w:rPr>
        <w:t>How do Capacity, Willingness, and Opportunity(CWO) relate to retirement planning among Hong Kong private sector employees?</w:t>
      </w:r>
      <w:ins w:id="37" w:author="Margaret Julia Burnett" w:date="2026-03-26T16:01:00Z" w16du:dateUtc="2026-03-26T08:01:00Z">
        <w:r w:rsidR="00C05E26">
          <w:rPr>
            <w:rFonts w:ascii="Times New Roman" w:eastAsia="Times New Roman" w:hAnsi="Times New Roman"/>
          </w:rPr>
          <w:t xml:space="preserve"> The expression  “relate to” is not clear and won’t help you determine the relationship you want investigate</w:t>
        </w:r>
      </w:ins>
      <w:ins w:id="38" w:author="Margaret Julia Burnett" w:date="2026-03-26T16:02:00Z" w16du:dateUtc="2026-03-26T08:02:00Z">
        <w:r w:rsidR="00C05E26">
          <w:rPr>
            <w:rFonts w:ascii="Times New Roman" w:eastAsia="Times New Roman" w:hAnsi="Times New Roman"/>
          </w:rPr>
          <w:t>.</w:t>
        </w:r>
      </w:ins>
    </w:p>
    <w:p w14:paraId="67E09BC0" w14:textId="448AA029" w:rsidR="002427EA" w:rsidRDefault="00000000">
      <w:pPr>
        <w:widowControl/>
        <w:spacing w:after="0" w:line="240" w:lineRule="auto"/>
        <w:jc w:val="both"/>
        <w:rPr>
          <w:rFonts w:ascii="Times New Roman" w:eastAsia="Times New Roman" w:hAnsi="Times New Roman"/>
        </w:rPr>
      </w:pPr>
      <w:r>
        <w:rPr>
          <w:rFonts w:ascii="Times New Roman" w:eastAsia="Times New Roman" w:hAnsi="Times New Roman"/>
        </w:rPr>
        <w:t>2) How do private sector employees perceive the role of banks in financial education for retirement planning, and what kind of role do they expect banks to play?</w:t>
      </w:r>
      <w:ins w:id="39" w:author="Margaret Julia Burnett" w:date="2026-03-26T16:02:00Z" w16du:dateUtc="2026-03-26T08:02:00Z">
        <w:r w:rsidR="00C05E26">
          <w:rPr>
            <w:rFonts w:ascii="Times New Roman" w:eastAsia="Times New Roman" w:hAnsi="Times New Roman"/>
          </w:rPr>
          <w:t xml:space="preserve"> This is closer, but lacks direction.</w:t>
        </w:r>
      </w:ins>
    </w:p>
    <w:p w14:paraId="2EC40285" w14:textId="3A475C88" w:rsidR="002427EA" w:rsidRDefault="00000000">
      <w:pPr>
        <w:widowControl/>
        <w:spacing w:after="0" w:line="240" w:lineRule="auto"/>
        <w:jc w:val="both"/>
        <w:rPr>
          <w:rFonts w:ascii="Times New Roman" w:eastAsia="Times New Roman" w:hAnsi="Times New Roman"/>
        </w:rPr>
      </w:pPr>
      <w:r>
        <w:rPr>
          <w:rFonts w:ascii="Times New Roman" w:eastAsia="Times New Roman" w:hAnsi="Times New Roman"/>
        </w:rPr>
        <w:t>3) What financial education practices should banks adopt to better address capacity, willingness, and opportunity barriers?</w:t>
      </w:r>
      <w:ins w:id="40" w:author="Margaret Julia Burnett" w:date="2026-03-26T16:02:00Z" w16du:dateUtc="2026-03-26T08:02:00Z">
        <w:r w:rsidR="00C05E26">
          <w:rPr>
            <w:rFonts w:ascii="Times New Roman" w:eastAsia="Times New Roman" w:hAnsi="Times New Roman"/>
          </w:rPr>
          <w:t xml:space="preserve"> This is more clear.</w:t>
        </w:r>
      </w:ins>
    </w:p>
    <w:p w14:paraId="30A18621" w14:textId="77777777" w:rsidR="002427EA" w:rsidRDefault="002427EA">
      <w:pPr>
        <w:widowControl/>
        <w:spacing w:after="0" w:line="240" w:lineRule="auto"/>
        <w:jc w:val="both"/>
        <w:rPr>
          <w:ins w:id="41" w:author="Margaret Julia Burnett" w:date="2026-03-26T15:59:00Z" w16du:dateUtc="2026-03-26T07:59:00Z"/>
          <w:rFonts w:ascii="Times New Roman" w:eastAsia="Times New Roman" w:hAnsi="Times New Roman"/>
        </w:rPr>
      </w:pPr>
    </w:p>
    <w:p w14:paraId="0A31BEB5" w14:textId="61DF463C" w:rsidR="00C05E26" w:rsidRDefault="00C05E26">
      <w:pPr>
        <w:widowControl/>
        <w:spacing w:after="0" w:line="240" w:lineRule="auto"/>
        <w:jc w:val="both"/>
        <w:rPr>
          <w:ins w:id="42" w:author="Margaret Julia Burnett" w:date="2026-03-26T16:06:00Z" w16du:dateUtc="2026-03-26T08:06:00Z"/>
          <w:rFonts w:ascii="Times New Roman" w:eastAsia="Times New Roman" w:hAnsi="Times New Roman"/>
        </w:rPr>
      </w:pPr>
      <w:ins w:id="43" w:author="Margaret Julia Burnett" w:date="2026-03-26T16:02:00Z" w16du:dateUtc="2026-03-26T08:02:00Z">
        <w:r>
          <w:rPr>
            <w:rFonts w:ascii="Times New Roman" w:eastAsia="Times New Roman" w:hAnsi="Times New Roman"/>
          </w:rPr>
          <w:t>How do employees perceive the role of banks for t</w:t>
        </w:r>
      </w:ins>
      <w:ins w:id="44" w:author="Margaret Julia Burnett" w:date="2026-03-26T16:03:00Z" w16du:dateUtc="2026-03-26T08:03:00Z">
        <w:r>
          <w:rPr>
            <w:rFonts w:ascii="Times New Roman" w:eastAsia="Times New Roman" w:hAnsi="Times New Roman"/>
          </w:rPr>
          <w:t xml:space="preserve">he provision of financial education? What activities and practices can banks adopt to enhance the </w:t>
        </w:r>
      </w:ins>
      <w:ins w:id="45" w:author="Margaret Julia Burnett" w:date="2026-03-26T16:04:00Z" w16du:dateUtc="2026-03-26T08:04:00Z">
        <w:r w:rsidR="00EF013F">
          <w:rPr>
            <w:rFonts w:ascii="Times New Roman" w:eastAsia="Times New Roman" w:hAnsi="Times New Roman"/>
          </w:rPr>
          <w:t>capability</w:t>
        </w:r>
      </w:ins>
      <w:ins w:id="46" w:author="Margaret Julia Burnett" w:date="2026-03-26T16:03:00Z" w16du:dateUtc="2026-03-26T08:03:00Z">
        <w:r>
          <w:rPr>
            <w:rFonts w:ascii="Times New Roman" w:eastAsia="Times New Roman" w:hAnsi="Times New Roman"/>
          </w:rPr>
          <w:t xml:space="preserve"> – willingness – opportunity for employee/clients to improv</w:t>
        </w:r>
      </w:ins>
      <w:ins w:id="47" w:author="Margaret Julia Burnett" w:date="2026-03-26T16:04:00Z" w16du:dateUtc="2026-03-26T08:04:00Z">
        <w:r>
          <w:rPr>
            <w:rFonts w:ascii="Times New Roman" w:eastAsia="Times New Roman" w:hAnsi="Times New Roman"/>
          </w:rPr>
          <w:t xml:space="preserve">e </w:t>
        </w:r>
      </w:ins>
      <w:ins w:id="48" w:author="Margaret Julia Burnett" w:date="2026-03-26T16:05:00Z" w16du:dateUtc="2026-03-26T08:05:00Z">
        <w:r w:rsidR="00EF013F">
          <w:rPr>
            <w:rFonts w:ascii="Times New Roman" w:eastAsia="Times New Roman" w:hAnsi="Times New Roman"/>
          </w:rPr>
          <w:t xml:space="preserve">the rate of </w:t>
        </w:r>
      </w:ins>
      <w:ins w:id="49" w:author="Margaret Julia Burnett" w:date="2026-03-26T16:04:00Z" w16du:dateUtc="2026-03-26T08:04:00Z">
        <w:r>
          <w:rPr>
            <w:rFonts w:ascii="Times New Roman" w:eastAsia="Times New Roman" w:hAnsi="Times New Roman"/>
          </w:rPr>
          <w:t>their retirement savings?</w:t>
        </w:r>
        <w:r w:rsidR="00EF013F">
          <w:rPr>
            <w:rFonts w:ascii="Times New Roman" w:eastAsia="Times New Roman" w:hAnsi="Times New Roman"/>
          </w:rPr>
          <w:t xml:space="preserve">  How do banks perceive their role </w:t>
        </w:r>
      </w:ins>
      <w:ins w:id="50" w:author="Margaret Julia Burnett" w:date="2026-03-26T16:05:00Z" w16du:dateUtc="2026-03-26T08:05:00Z">
        <w:r w:rsidR="00EF013F">
          <w:rPr>
            <w:rFonts w:ascii="Times New Roman" w:eastAsia="Times New Roman" w:hAnsi="Times New Roman"/>
          </w:rPr>
          <w:t>in</w:t>
        </w:r>
      </w:ins>
      <w:ins w:id="51" w:author="Margaret Julia Burnett" w:date="2026-03-26T16:04:00Z" w16du:dateUtc="2026-03-26T08:04:00Z">
        <w:r w:rsidR="00EF013F">
          <w:rPr>
            <w:rFonts w:ascii="Times New Roman" w:eastAsia="Times New Roman" w:hAnsi="Times New Roman"/>
          </w:rPr>
          <w:t xml:space="preserve"> the provision of financial education? How do banks currently provide activities and practices that enhance capab</w:t>
        </w:r>
      </w:ins>
      <w:ins w:id="52" w:author="Margaret Julia Burnett" w:date="2026-03-26T16:05:00Z" w16du:dateUtc="2026-03-26T08:05:00Z">
        <w:r w:rsidR="00EF013F">
          <w:rPr>
            <w:rFonts w:ascii="Times New Roman" w:eastAsia="Times New Roman" w:hAnsi="Times New Roman"/>
          </w:rPr>
          <w:t>ility-willingness and opportunity for employees /clients to increase the rate of their retirement savings?</w:t>
        </w:r>
      </w:ins>
    </w:p>
    <w:p w14:paraId="4F2914E3" w14:textId="77777777" w:rsidR="00EF013F" w:rsidRDefault="00EF013F">
      <w:pPr>
        <w:widowControl/>
        <w:spacing w:after="0" w:line="240" w:lineRule="auto"/>
        <w:jc w:val="both"/>
        <w:rPr>
          <w:ins w:id="53" w:author="Margaret Julia Burnett" w:date="2026-03-26T16:06:00Z" w16du:dateUtc="2026-03-26T08:06:00Z"/>
          <w:rFonts w:ascii="Times New Roman" w:eastAsia="Times New Roman" w:hAnsi="Times New Roman"/>
        </w:rPr>
      </w:pPr>
    </w:p>
    <w:p w14:paraId="6ED8CB60" w14:textId="19BE9592" w:rsidR="00EF013F" w:rsidRDefault="00EF013F">
      <w:pPr>
        <w:widowControl/>
        <w:spacing w:after="0" w:line="240" w:lineRule="auto"/>
        <w:jc w:val="both"/>
        <w:rPr>
          <w:ins w:id="54" w:author="Margaret Julia Burnett" w:date="2026-03-26T15:59:00Z" w16du:dateUtc="2026-03-26T07:59:00Z"/>
          <w:rFonts w:ascii="Times New Roman" w:eastAsia="Times New Roman" w:hAnsi="Times New Roman"/>
        </w:rPr>
      </w:pPr>
      <w:ins w:id="55" w:author="Margaret Julia Burnett" w:date="2026-03-26T16:06:00Z" w16du:dateUtc="2026-03-26T08:06:00Z">
        <w:r>
          <w:rPr>
            <w:rFonts w:ascii="Times New Roman" w:eastAsia="Times New Roman" w:hAnsi="Times New Roman"/>
          </w:rPr>
          <w:t>What do employees / clients and bank and previous case studies indicate the best activities, initiatives and practices that would increase retirement savings rates?</w:t>
        </w:r>
      </w:ins>
    </w:p>
    <w:p w14:paraId="02152C12" w14:textId="77777777" w:rsidR="00C05E26" w:rsidRDefault="00C05E26">
      <w:pPr>
        <w:widowControl/>
        <w:spacing w:after="0" w:line="240" w:lineRule="auto"/>
        <w:jc w:val="both"/>
        <w:rPr>
          <w:rFonts w:ascii="Times New Roman" w:eastAsia="Times New Roman" w:hAnsi="Times New Roman"/>
        </w:rPr>
      </w:pPr>
    </w:p>
    <w:p w14:paraId="3FA36359" w14:textId="77777777" w:rsidR="002427EA" w:rsidRDefault="00000000">
      <w:pPr>
        <w:jc w:val="both"/>
        <w:rPr>
          <w:rFonts w:ascii="Times New Roman" w:hAnsi="Times New Roman" w:cs="Times New Roman"/>
        </w:rPr>
      </w:pPr>
      <w:r>
        <w:rPr>
          <w:rFonts w:ascii="Times New Roman" w:hAnsi="Times New Roman" w:cs="Times New Roman" w:hint="eastAsia"/>
        </w:rPr>
        <w:t>These research questions are explicitly aligned with the CWO framework. The first question examines retirement planning through the three dimensions of capacity, willingness, and opportunity. The second question focuses on how employees perceive banks within these dimensions, especially in relation to trust, accessibility, and relevance. The third question built on the first two questions' findings as input to identify how banks can design financial education to address the CWO-related barriers. This framework application ensures that the research questions, data collection and practical suggestions are conceptually consistent.</w:t>
      </w:r>
    </w:p>
    <w:p w14:paraId="7A27327B" w14:textId="77777777" w:rsidR="002427EA" w:rsidRDefault="002427EA">
      <w:pPr>
        <w:jc w:val="both"/>
        <w:rPr>
          <w:rFonts w:ascii="Times New Roman" w:hAnsi="Times New Roman" w:cs="Times New Roman"/>
        </w:rPr>
      </w:pPr>
    </w:p>
    <w:p w14:paraId="4CC8A121" w14:textId="77777777" w:rsidR="002427EA" w:rsidRDefault="00000000">
      <w:pPr>
        <w:jc w:val="both"/>
        <w:rPr>
          <w:szCs w:val="22"/>
        </w:rPr>
      </w:pPr>
      <w:r>
        <w:rPr>
          <w:rFonts w:ascii="Times New Roman" w:hAnsi="Times New Roman" w:cs="Times New Roman" w:hint="eastAsia"/>
          <w:szCs w:val="22"/>
        </w:rPr>
        <w:t>4</w:t>
      </w:r>
      <w:r>
        <w:rPr>
          <w:rFonts w:ascii="Times New Roman" w:eastAsia="Times New Roman" w:hAnsi="Times New Roman"/>
          <w:b/>
          <w:szCs w:val="22"/>
        </w:rPr>
        <w:t>. Research Objectives</w:t>
      </w:r>
    </w:p>
    <w:p w14:paraId="47DA3FFC" w14:textId="77777777" w:rsidR="002427EA" w:rsidRDefault="00000000">
      <w:pPr>
        <w:widowControl/>
        <w:spacing w:after="0" w:line="240" w:lineRule="auto"/>
        <w:jc w:val="both"/>
        <w:rPr>
          <w:rFonts w:ascii="Times New Roman Regular" w:eastAsia="SimSun" w:hAnsi="Times New Roman Regular" w:cs="Times New Roman Regular"/>
          <w:kern w:val="0"/>
          <w:szCs w:val="22"/>
          <w14:ligatures w14:val="none"/>
        </w:rPr>
      </w:pPr>
      <w:r>
        <w:rPr>
          <w:rFonts w:ascii="Times New Roman Regular" w:eastAsia="SimSun" w:hAnsi="Times New Roman Regular" w:cs="Times New Roman Regular"/>
          <w:color w:val="0D0D0D"/>
          <w:kern w:val="0"/>
          <w:szCs w:val="22"/>
          <w14:ligatures w14:val="none"/>
        </w:rPr>
        <w:t>These objectives are designed to support the three research questions and to ensure that the study remains conceptually grounded in the CWO framework.</w:t>
      </w:r>
    </w:p>
    <w:p w14:paraId="1AD58DF3" w14:textId="2C4DA565" w:rsidR="002427EA" w:rsidRDefault="00000000">
      <w:pPr>
        <w:jc w:val="both"/>
      </w:pPr>
      <w:r>
        <w:rPr>
          <w:rFonts w:ascii="Times New Roman" w:eastAsia="Times New Roman" w:hAnsi="Times New Roman"/>
        </w:rPr>
        <w:t xml:space="preserve">The study aims to examine how bank-led financial education </w:t>
      </w:r>
      <w:del w:id="56" w:author="Margaret Julia Burnett" w:date="2026-03-26T16:10:00Z" w16du:dateUtc="2026-03-26T08:10:00Z">
        <w:r w:rsidDel="00EF013F">
          <w:rPr>
            <w:rFonts w:ascii="Times New Roman" w:eastAsia="Times New Roman" w:hAnsi="Times New Roman"/>
          </w:rPr>
          <w:delText>relates to</w:delText>
        </w:r>
      </w:del>
      <w:ins w:id="57" w:author="Margaret Julia Burnett" w:date="2026-03-26T16:10:00Z" w16du:dateUtc="2026-03-26T08:10:00Z">
        <w:r w:rsidR="00EF013F">
          <w:rPr>
            <w:rFonts w:ascii="Times New Roman" w:eastAsia="Times New Roman" w:hAnsi="Times New Roman"/>
          </w:rPr>
          <w:t>can improve savings rates for</w:t>
        </w:r>
      </w:ins>
      <w:r>
        <w:rPr>
          <w:rFonts w:ascii="Times New Roman" w:eastAsia="Times New Roman" w:hAnsi="Times New Roman"/>
        </w:rPr>
        <w:t xml:space="preserve"> retirement </w:t>
      </w:r>
      <w:del w:id="58" w:author="Margaret Julia Burnett" w:date="2026-03-26T16:10:00Z" w16du:dateUtc="2026-03-26T08:10:00Z">
        <w:r w:rsidDel="00EF013F">
          <w:rPr>
            <w:rFonts w:ascii="Times New Roman" w:eastAsia="Times New Roman" w:hAnsi="Times New Roman"/>
          </w:rPr>
          <w:delText xml:space="preserve">planning </w:delText>
        </w:r>
      </w:del>
      <w:r>
        <w:rPr>
          <w:rFonts w:ascii="Times New Roman" w:eastAsia="Times New Roman" w:hAnsi="Times New Roman"/>
        </w:rPr>
        <w:t>among Hong Kong private sector employees and how the CWO framework can be used to structure the study.</w:t>
      </w:r>
    </w:p>
    <w:p w14:paraId="0DB3703B" w14:textId="77777777" w:rsidR="002427EA" w:rsidRDefault="00000000">
      <w:pPr>
        <w:jc w:val="both"/>
        <w:rPr>
          <w:rFonts w:ascii="Times New Roman" w:eastAsia="Times New Roman" w:hAnsi="Times New Roman"/>
        </w:rPr>
      </w:pPr>
      <w:r>
        <w:rPr>
          <w:rFonts w:ascii="Times New Roman" w:eastAsia="Times New Roman" w:hAnsi="Times New Roman"/>
        </w:rPr>
        <w:t>Specifically, the research seeks to:</w:t>
      </w:r>
    </w:p>
    <w:p w14:paraId="37E54FD1" w14:textId="77777777" w:rsidR="002427EA" w:rsidRDefault="00000000">
      <w:pPr>
        <w:jc w:val="both"/>
        <w:rPr>
          <w:rFonts w:ascii="Times New Roman" w:eastAsia="Times New Roman" w:hAnsi="Times New Roman"/>
        </w:rPr>
      </w:pPr>
      <w:r>
        <w:rPr>
          <w:rFonts w:ascii="Times New Roman" w:eastAsia="Times New Roman" w:hAnsi="Times New Roman"/>
        </w:rPr>
        <w:t>1) identify how private sector employees understand retirement planning and bank-led financial education;</w:t>
      </w:r>
    </w:p>
    <w:p w14:paraId="7333CA3B" w14:textId="77777777" w:rsidR="002427EA" w:rsidRDefault="00000000">
      <w:pPr>
        <w:jc w:val="both"/>
        <w:rPr>
          <w:rFonts w:ascii="Times New Roman" w:eastAsia="Times New Roman" w:hAnsi="Times New Roman"/>
        </w:rPr>
      </w:pPr>
      <w:r>
        <w:rPr>
          <w:rFonts w:ascii="Times New Roman" w:eastAsia="Times New Roman" w:hAnsi="Times New Roman"/>
        </w:rPr>
        <w:t>2) examine the main gaps between employees’ expectations and the kind of support banks currently provide;</w:t>
      </w:r>
    </w:p>
    <w:p w14:paraId="24E23A50" w14:textId="77777777" w:rsidR="002427EA" w:rsidRDefault="00000000">
      <w:pPr>
        <w:jc w:val="both"/>
        <w:rPr>
          <w:rFonts w:ascii="Times New Roman" w:eastAsia="Times New Roman" w:hAnsi="Times New Roman"/>
        </w:rPr>
      </w:pPr>
      <w:r>
        <w:rPr>
          <w:rFonts w:ascii="Times New Roman" w:eastAsia="Times New Roman" w:hAnsi="Times New Roman"/>
        </w:rPr>
        <w:lastRenderedPageBreak/>
        <w:t>3) use the CWO framework to organize the survey and interview design;</w:t>
      </w:r>
    </w:p>
    <w:p w14:paraId="15E3D2BA" w14:textId="77777777" w:rsidR="002427EA" w:rsidRDefault="00000000">
      <w:pPr>
        <w:jc w:val="both"/>
        <w:rPr>
          <w:rFonts w:ascii="Times New Roman" w:eastAsia="Times New Roman" w:hAnsi="Times New Roman"/>
        </w:rPr>
      </w:pPr>
      <w:r>
        <w:rPr>
          <w:rFonts w:ascii="Times New Roman" w:eastAsia="Times New Roman" w:hAnsi="Times New Roman"/>
        </w:rPr>
        <w:t>4) clarify what role banks are expected to play as retirement educators, information providers, and access points for financial guidance;</w:t>
      </w:r>
    </w:p>
    <w:p w14:paraId="6017DDDE" w14:textId="77777777" w:rsidR="002427EA" w:rsidRDefault="00000000">
      <w:pPr>
        <w:jc w:val="both"/>
      </w:pPr>
      <w:r>
        <w:rPr>
          <w:rFonts w:ascii="Times New Roman" w:eastAsia="Times New Roman" w:hAnsi="Times New Roman"/>
        </w:rPr>
        <w:t>5) generate practical recommendations for banks on how to design more relevant retirement-related financial education.</w:t>
      </w:r>
    </w:p>
    <w:p w14:paraId="0EA7859D" w14:textId="77777777" w:rsidR="002427EA" w:rsidRDefault="00000000">
      <w:pPr>
        <w:jc w:val="both"/>
        <w:rPr>
          <w:rFonts w:ascii="Times New Roman" w:hAnsi="Times New Roman" w:cs="Times New Roman"/>
        </w:rPr>
      </w:pPr>
      <w:r>
        <w:rPr>
          <w:rFonts w:ascii="Times New Roman" w:hAnsi="Times New Roman" w:cs="Times New Roman" w:hint="eastAsia"/>
        </w:rPr>
        <w:t>Importantly, this research does not aim to verify the effect of intervention. The current design is better suited to explore perception, relationship and design implication, rather than to prove if certain intervantion measures could change the behavior directly.</w:t>
      </w:r>
    </w:p>
    <w:p w14:paraId="4BBD8418" w14:textId="77777777" w:rsidR="002427EA" w:rsidRDefault="002427EA">
      <w:pPr>
        <w:jc w:val="both"/>
        <w:rPr>
          <w:rFonts w:ascii="Times New Roman" w:hAnsi="Times New Roman" w:cs="Times New Roman"/>
        </w:rPr>
      </w:pPr>
    </w:p>
    <w:p w14:paraId="40815F11" w14:textId="77777777" w:rsidR="002427EA" w:rsidRDefault="00000000">
      <w:pPr>
        <w:numPr>
          <w:ilvl w:val="0"/>
          <w:numId w:val="3"/>
        </w:numPr>
        <w:jc w:val="both"/>
        <w:rPr>
          <w:rFonts w:ascii="Times New Roman" w:hAnsi="Times New Roman" w:cs="Times New Roman"/>
          <w:b/>
          <w:bCs/>
        </w:rPr>
      </w:pPr>
      <w:r>
        <w:rPr>
          <w:rFonts w:ascii="Times New Roman" w:hAnsi="Times New Roman" w:cs="Times New Roman"/>
          <w:b/>
          <w:bCs/>
        </w:rPr>
        <w:t>Core Concept/Conceptual Framework</w:t>
      </w:r>
    </w:p>
    <w:p w14:paraId="3E28DA8E" w14:textId="77777777" w:rsidR="002427EA" w:rsidRDefault="00000000">
      <w:pPr>
        <w:numPr>
          <w:ilvl w:val="255"/>
          <w:numId w:val="0"/>
        </w:numPr>
        <w:jc w:val="both"/>
        <w:rPr>
          <w:rFonts w:ascii="Times New Roman" w:hAnsi="Times New Roman" w:cs="Times New Roman"/>
        </w:rPr>
      </w:pPr>
      <w:r>
        <w:rPr>
          <w:rFonts w:ascii="Times New Roman" w:hAnsi="Times New Roman" w:cs="Times New Roman"/>
        </w:rPr>
        <w:t xml:space="preserve">The Capacity-Willingness-Opportunity (CWO) framework has been successfully applied in Sri Lanka (Bandara &amp; Durairatnam, 2025) and China (Ren &amp; Lim, 2024) to examine </w:t>
      </w:r>
      <w:r>
        <w:rPr>
          <w:rFonts w:ascii="Times New Roman" w:hAnsi="Times New Roman" w:cs="Times New Roman" w:hint="eastAsia"/>
        </w:rPr>
        <w:t xml:space="preserve">financial </w:t>
      </w:r>
      <w:r>
        <w:rPr>
          <w:rFonts w:ascii="Times New Roman" w:hAnsi="Times New Roman" w:cs="Times New Roman"/>
        </w:rPr>
        <w:t xml:space="preserve">retirement planning, while its application in Hong Kong remains limited. The CWO framework provides a structured approach to understanding how financial education intervene in </w:t>
      </w:r>
      <w:r>
        <w:rPr>
          <w:rFonts w:ascii="Times New Roman" w:hAnsi="Times New Roman" w:cs="Times New Roman" w:hint="eastAsia"/>
        </w:rPr>
        <w:t xml:space="preserve">financial </w:t>
      </w:r>
      <w:r>
        <w:rPr>
          <w:rFonts w:ascii="Times New Roman" w:hAnsi="Times New Roman" w:cs="Times New Roman"/>
        </w:rPr>
        <w:t xml:space="preserve">retirement planning by </w:t>
      </w:r>
      <w:r>
        <w:rPr>
          <w:rFonts w:ascii="Times New Roman" w:hAnsi="Times New Roman" w:cs="Times New Roman" w:hint="eastAsia"/>
        </w:rPr>
        <w:t>capacity</w:t>
      </w:r>
      <w:r>
        <w:rPr>
          <w:rFonts w:ascii="Times New Roman" w:hAnsi="Times New Roman" w:cs="Times New Roman"/>
        </w:rPr>
        <w:t>, motivational and contextual factors</w:t>
      </w:r>
      <w:r>
        <w:rPr>
          <w:rFonts w:ascii="Times New Roman" w:hAnsi="Times New Roman" w:cs="Times New Roman" w:hint="eastAsia"/>
        </w:rPr>
        <w:t xml:space="preserve"> </w:t>
      </w:r>
      <w:r>
        <w:rPr>
          <w:rFonts w:ascii="Times New Roman" w:hAnsi="Times New Roman" w:cs="Times New Roman"/>
        </w:rPr>
        <w:t>(Blumberg &amp; Pringle, 1982; Hershey et al., 2010).</w:t>
      </w:r>
    </w:p>
    <w:p w14:paraId="40554916" w14:textId="77777777" w:rsidR="002427EA" w:rsidRDefault="00000000">
      <w:pPr>
        <w:jc w:val="both"/>
      </w:pPr>
      <w:r>
        <w:rPr>
          <w:rFonts w:ascii="Times New Roman" w:eastAsia="Times New Roman" w:hAnsi="Times New Roman"/>
        </w:rPr>
        <w:t xml:space="preserve">The </w:t>
      </w:r>
      <w:r>
        <w:rPr>
          <w:rFonts w:ascii="Times New Roman" w:eastAsia="Times New Roman" w:hAnsi="Times New Roman" w:hint="eastAsia"/>
        </w:rPr>
        <w:t>Capacity</w:t>
      </w:r>
      <w:r>
        <w:rPr>
          <w:rFonts w:ascii="Times New Roman" w:eastAsia="Times New Roman" w:hAnsi="Times New Roman"/>
        </w:rPr>
        <w:t>-Willingness-Opportunity (CWO) framework provides the central lens for this study. It helps explain behavior by looking at three connected dimensions:</w:t>
      </w:r>
    </w:p>
    <w:p w14:paraId="22E1A01E" w14:textId="2823F583" w:rsidR="002427EA" w:rsidRPr="00A95DEA" w:rsidRDefault="00000000">
      <w:pPr>
        <w:pStyle w:val="ListBullet"/>
        <w:numPr>
          <w:ilvl w:val="0"/>
          <w:numId w:val="4"/>
        </w:numPr>
        <w:jc w:val="both"/>
        <w:rPr>
          <w:ins w:id="59" w:author="Margaret Julia Burnett" w:date="2026-03-26T16:39:00Z" w16du:dateUtc="2026-03-26T08:39:00Z"/>
        </w:rPr>
      </w:pPr>
      <w:r>
        <w:rPr>
          <w:rFonts w:ascii="Times New Roman" w:eastAsia="Times New Roman" w:hAnsi="Times New Roman" w:hint="eastAsia"/>
        </w:rPr>
        <w:t>Capacity</w:t>
      </w:r>
      <w:r>
        <w:rPr>
          <w:rFonts w:ascii="Times New Roman" w:eastAsia="Times New Roman" w:hAnsi="Times New Roman"/>
        </w:rPr>
        <w:t>: whether employees have the knowledge, skills, and confidence to understand retirement planning and MPF-related decisions.</w:t>
      </w:r>
      <w:ins w:id="60" w:author="Margaret Julia Burnett" w:date="2026-03-26T16:11:00Z" w16du:dateUtc="2026-03-26T08:11:00Z">
        <w:r w:rsidR="00EF013F">
          <w:rPr>
            <w:rFonts w:ascii="Times New Roman" w:eastAsia="Times New Roman" w:hAnsi="Times New Roman"/>
          </w:rPr>
          <w:t xml:space="preserve"> The respondent will h</w:t>
        </w:r>
      </w:ins>
      <w:ins w:id="61" w:author="Margaret Julia Burnett" w:date="2026-03-26T16:12:00Z" w16du:dateUtc="2026-03-26T08:12:00Z">
        <w:r w:rsidR="00EF013F">
          <w:rPr>
            <w:rFonts w:ascii="Times New Roman" w:eastAsia="Times New Roman" w:hAnsi="Times New Roman"/>
          </w:rPr>
          <w:t>ave to self-declare their knowledge and skills etc</w:t>
        </w:r>
      </w:ins>
      <w:ins w:id="62" w:author="Margaret Julia Burnett" w:date="2026-03-26T16:39:00Z" w16du:dateUtc="2026-03-26T08:39:00Z">
        <w:r w:rsidR="00A95DEA">
          <w:rPr>
            <w:rFonts w:ascii="Times New Roman" w:eastAsia="Times New Roman" w:hAnsi="Times New Roman"/>
          </w:rPr>
          <w:t>?</w:t>
        </w:r>
      </w:ins>
    </w:p>
    <w:p w14:paraId="50150508" w14:textId="16DFD4E0" w:rsidR="00A95DEA" w:rsidRDefault="00A95DEA">
      <w:pPr>
        <w:pStyle w:val="ListBullet"/>
        <w:numPr>
          <w:ilvl w:val="0"/>
          <w:numId w:val="4"/>
        </w:numPr>
        <w:jc w:val="both"/>
      </w:pPr>
      <w:ins w:id="63" w:author="Margaret Julia Burnett" w:date="2026-03-26T16:39:00Z">
        <w:r w:rsidRPr="00A95DEA">
          <w:rPr>
            <w:b/>
            <w:bCs/>
          </w:rPr>
          <w:t>Capacity (Cognitive/Ability):</w:t>
        </w:r>
        <w:r w:rsidRPr="00A95DEA">
          <w:t> Does the public feel they have the knowledge and tools to interact with banks for retirement? (e.g., trust in financial literacy tools)</w:t>
        </w:r>
      </w:ins>
    </w:p>
    <w:p w14:paraId="44C8718B" w14:textId="3EADE1BD" w:rsidR="002427EA" w:rsidRPr="00A95DEA" w:rsidRDefault="00000000">
      <w:pPr>
        <w:pStyle w:val="ListBullet"/>
        <w:numPr>
          <w:ilvl w:val="0"/>
          <w:numId w:val="4"/>
        </w:numPr>
        <w:jc w:val="both"/>
        <w:rPr>
          <w:ins w:id="64" w:author="Margaret Julia Burnett" w:date="2026-03-26T16:46:00Z" w16du:dateUtc="2026-03-26T08:46:00Z"/>
          <w:rPrChange w:id="65" w:author="Margaret Julia Burnett" w:date="2026-03-26T16:46:00Z" w16du:dateUtc="2026-03-26T08:46:00Z">
            <w:rPr>
              <w:ins w:id="66" w:author="Margaret Julia Burnett" w:date="2026-03-26T16:46:00Z" w16du:dateUtc="2026-03-26T08:46:00Z"/>
              <w:rFonts w:ascii="Times New Roman" w:eastAsia="Times New Roman" w:hAnsi="Times New Roman"/>
            </w:rPr>
          </w:rPrChange>
        </w:rPr>
      </w:pPr>
      <w:r>
        <w:rPr>
          <w:rFonts w:ascii="Times New Roman" w:eastAsia="Times New Roman" w:hAnsi="Times New Roman"/>
        </w:rPr>
        <w:t>Willingness: whether employees are motivated, trust the source of information, and feel ready to take action.</w:t>
      </w:r>
      <w:ins w:id="67" w:author="Margaret Julia Burnett" w:date="2026-03-26T16:12:00Z" w16du:dateUtc="2026-03-26T08:12:00Z">
        <w:r w:rsidR="00EF013F">
          <w:rPr>
            <w:rFonts w:ascii="Times New Roman" w:eastAsia="Times New Roman" w:hAnsi="Times New Roman"/>
          </w:rPr>
          <w:t xml:space="preserve"> </w:t>
        </w:r>
      </w:ins>
      <w:ins w:id="68" w:author="Margaret Julia Burnett" w:date="2026-03-26T16:13:00Z" w16du:dateUtc="2026-03-26T08:13:00Z">
        <w:r w:rsidR="00EF013F">
          <w:rPr>
            <w:rFonts w:ascii="Times New Roman" w:eastAsia="Times New Roman" w:hAnsi="Times New Roman"/>
          </w:rPr>
          <w:t>So does this mean you will</w:t>
        </w:r>
      </w:ins>
      <w:ins w:id="69" w:author="Margaret Julia Burnett" w:date="2026-03-26T16:12:00Z">
        <w:r w:rsidR="00EF013F" w:rsidRPr="00EF013F">
          <w:rPr>
            <w:rFonts w:ascii="Times New Roman" w:eastAsia="Times New Roman" w:hAnsi="Times New Roman"/>
          </w:rPr>
          <w:t xml:space="preserve"> investigate how public perceptions of trust, competence, and service quality in banks influence their retirement savings behaviors</w:t>
        </w:r>
      </w:ins>
      <w:ins w:id="70" w:author="Margaret Julia Burnett" w:date="2026-03-26T16:12:00Z" w16du:dateUtc="2026-03-26T08:12:00Z">
        <w:r w:rsidR="00EF013F">
          <w:rPr>
            <w:rFonts w:ascii="Times New Roman" w:eastAsia="Times New Roman" w:hAnsi="Times New Roman"/>
          </w:rPr>
          <w:t>?</w:t>
        </w:r>
      </w:ins>
    </w:p>
    <w:p w14:paraId="18CD0671" w14:textId="5976C7D0" w:rsidR="00A95DEA" w:rsidRDefault="00A95DEA">
      <w:pPr>
        <w:pStyle w:val="ListBullet"/>
        <w:numPr>
          <w:ilvl w:val="0"/>
          <w:numId w:val="4"/>
        </w:numPr>
        <w:jc w:val="both"/>
      </w:pPr>
      <w:ins w:id="71" w:author="Margaret Julia Burnett" w:date="2026-03-26T16:46:00Z">
        <w:r w:rsidRPr="00A95DEA">
          <w:rPr>
            <w:b/>
            <w:bCs/>
          </w:rPr>
          <w:t>Willingness (Motivational):</w:t>
        </w:r>
        <w:r w:rsidRPr="00A95DEA">
          <w:t> Is the public motivated to use banks, based on trust and brand reputation? (e.g., bank transparency, ethical perception</w:t>
        </w:r>
      </w:ins>
    </w:p>
    <w:p w14:paraId="58B8C8BF" w14:textId="1E4A0A1A" w:rsidR="002427EA" w:rsidRDefault="00000000">
      <w:pPr>
        <w:pStyle w:val="ListBullet"/>
        <w:numPr>
          <w:ilvl w:val="0"/>
          <w:numId w:val="4"/>
        </w:numPr>
        <w:jc w:val="both"/>
      </w:pPr>
      <w:r>
        <w:rPr>
          <w:rFonts w:ascii="Times New Roman" w:eastAsia="Times New Roman" w:hAnsi="Times New Roman"/>
        </w:rPr>
        <w:t>Opportunity: whether external conditions make retirement planning easier or harder, including access to information, workplace support, time pressure, language, and digital access.</w:t>
      </w:r>
      <w:ins w:id="72" w:author="Margaret Julia Burnett" w:date="2026-03-26T16:46:00Z" w16du:dateUtc="2026-03-26T08:46:00Z">
        <w:r w:rsidR="00A95DEA">
          <w:rPr>
            <w:rFonts w:ascii="Times New Roman" w:eastAsia="Times New Roman" w:hAnsi="Times New Roman"/>
          </w:rPr>
          <w:t xml:space="preserve"> </w:t>
        </w:r>
      </w:ins>
      <w:ins w:id="73" w:author="Margaret Julia Burnett" w:date="2026-03-26T16:46:00Z">
        <w:r w:rsidR="00A95DEA" w:rsidRPr="00A95DEA">
          <w:rPr>
            <w:rFonts w:ascii="Times New Roman" w:eastAsia="Times New Roman" w:hAnsi="Times New Roman"/>
            <w:b/>
            <w:bCs/>
          </w:rPr>
          <w:t>Opportunity (Environmental/External):</w:t>
        </w:r>
        <w:r w:rsidR="00A95DEA" w:rsidRPr="00A95DEA">
          <w:rPr>
            <w:rFonts w:ascii="Times New Roman" w:eastAsia="Times New Roman" w:hAnsi="Times New Roman"/>
          </w:rPr>
          <w:t> Do bank products and policies provide accessible avenues for saving? (e.g., auto-enrollment, mobile apps, low fees)</w:t>
        </w:r>
      </w:ins>
    </w:p>
    <w:p w14:paraId="43FA2CC4" w14:textId="7E107440" w:rsidR="002427EA" w:rsidRDefault="00000000">
      <w:pPr>
        <w:widowControl/>
        <w:spacing w:after="0" w:line="240" w:lineRule="auto"/>
        <w:jc w:val="both"/>
        <w:rPr>
          <w:rFonts w:ascii="Times New Roman Regular" w:eastAsia="SimSun" w:hAnsi="Times New Roman Regular" w:cs="Times New Roman Regular"/>
          <w:color w:val="0D0D0D"/>
          <w:kern w:val="0"/>
          <w:szCs w:val="22"/>
          <w14:ligatures w14:val="none"/>
        </w:rPr>
      </w:pPr>
      <w:r>
        <w:rPr>
          <w:rFonts w:ascii="Times New Roman Regular" w:hAnsi="Times New Roman Regular" w:cs="Times New Roman Regular"/>
        </w:rPr>
        <w:lastRenderedPageBreak/>
        <w:t xml:space="preserve">In this proposal, CWO is </w:t>
      </w:r>
      <w:del w:id="74" w:author="Margaret Julia Burnett" w:date="2026-03-26T16:49:00Z" w16du:dateUtc="2026-03-26T08:49:00Z">
        <w:r w:rsidDel="0012004B">
          <w:rPr>
            <w:rFonts w:ascii="Times New Roman Regular" w:hAnsi="Times New Roman Regular" w:cs="Times New Roman Regular"/>
          </w:rPr>
          <w:delText xml:space="preserve">not only a background theory but also </w:delText>
        </w:r>
      </w:del>
      <w:r>
        <w:rPr>
          <w:rFonts w:ascii="Times New Roman Regular" w:hAnsi="Times New Roman Regular" w:cs="Times New Roman Regular"/>
        </w:rPr>
        <w:t>the organizing framework for the research questions, questionnaire, interview guide, and interpretation of findings.</w:t>
      </w:r>
      <w:r>
        <w:rPr>
          <w:rFonts w:ascii="Times New Roman" w:eastAsia="Times New Roman" w:hAnsi="Times New Roman"/>
        </w:rPr>
        <w:t xml:space="preserve"> </w:t>
      </w:r>
      <w:r>
        <w:rPr>
          <w:rFonts w:ascii="Times New Roman" w:eastAsia="Times New Roman" w:hAnsi="Times New Roman" w:hint="eastAsia"/>
        </w:rPr>
        <w:t>The CWO framework will directly shape the formulation of the research questions, the design of the questionnaire, the development of the interview guide, and the interpretation of the findings. Research Question 1 focuses directly on the three CWO dimensions. Research Question 2 extends the framework by examining whether banks are perceived as credible, accessible, and relevant providers of retirement-related education. Research Question 3 builds on the findings of the first two questions to identify what forms of bank-led financial education are most appropriate for addressing capacity-related, willingness-related, and opportunity-related barriers.</w:t>
      </w:r>
      <w:r>
        <w:rPr>
          <w:rFonts w:ascii="Times New Roman" w:eastAsia="Times New Roman" w:hAnsi="Times New Roman"/>
        </w:rPr>
        <w:t xml:space="preserve"> </w:t>
      </w:r>
      <w:r>
        <w:rPr>
          <w:rFonts w:ascii="Times New Roman Regular" w:eastAsia="SimSun" w:hAnsi="Times New Roman Regular" w:cs="Times New Roman Regular"/>
          <w:color w:val="0D0D0D"/>
          <w:kern w:val="0"/>
          <w:szCs w:val="22"/>
          <w14:ligatures w14:val="none"/>
        </w:rPr>
        <w:t>This alignment ensures that each research question is linked to one or more CWO dimensions and that the data collection instruments are designed accordingly.</w:t>
      </w:r>
    </w:p>
    <w:p w14:paraId="6F942BD3" w14:textId="77777777" w:rsidR="002427EA" w:rsidRDefault="002427EA">
      <w:pPr>
        <w:widowControl/>
        <w:spacing w:after="0" w:line="240" w:lineRule="auto"/>
        <w:jc w:val="both"/>
        <w:rPr>
          <w:rFonts w:ascii="Menlo" w:eastAsia="SimSun" w:hAnsi="Menlo" w:cs="Menlo"/>
          <w:color w:val="0D0D0D"/>
          <w:kern w:val="0"/>
          <w:sz w:val="18"/>
          <w:szCs w:val="18"/>
          <w14:ligatures w14:val="none"/>
        </w:rPr>
      </w:pPr>
    </w:p>
    <w:p w14:paraId="22622894" w14:textId="0FF840F4" w:rsidR="002427EA" w:rsidRDefault="00000000">
      <w:pPr>
        <w:jc w:val="both"/>
        <w:rPr>
          <w:rFonts w:ascii="Times New Roman" w:eastAsia="Times New Roman" w:hAnsi="Times New Roman"/>
        </w:rPr>
      </w:pPr>
      <w:r>
        <w:rPr>
          <w:rFonts w:ascii="Times New Roman" w:eastAsia="Times New Roman" w:hAnsi="Times New Roman" w:hint="eastAsia"/>
        </w:rPr>
        <w:t>This alignment also shapes the research instruments. In the quantitative phase, survey items will be grouped around the three CWO dimensions. Capacity-related items will examine retirement knowledge, financial literacy, and self-confidence in making retirement decisions. Willingness-related items will examine motivation to plan, trust in banks, and readiness to act. The access to information, channels, workplace support and other external conditions is opportunity that may impact on retirement planning. CWO framework is the structure for both project and research questions in a coherent and applied manner. Based on the CWO, interview questions will examine how participants understand these barriers in daily life and what is considered realistic and useful.</w:t>
      </w:r>
      <w:ins w:id="75" w:author="Margaret Julia Burnett" w:date="2026-03-26T16:50:00Z" w16du:dateUtc="2026-03-26T08:50:00Z">
        <w:r w:rsidR="0012004B">
          <w:rPr>
            <w:rFonts w:ascii="Times New Roman" w:eastAsia="Times New Roman" w:hAnsi="Times New Roman"/>
          </w:rPr>
          <w:t xml:space="preserve"> This has described the </w:t>
        </w:r>
        <w:r w:rsidR="0012004B" w:rsidRPr="0012004B">
          <w:rPr>
            <w:rFonts w:ascii="Times New Roman" w:eastAsia="Times New Roman" w:hAnsi="Times New Roman"/>
            <w:i/>
            <w:iCs/>
            <w:rPrChange w:id="76" w:author="Margaret Julia Burnett" w:date="2026-03-26T16:51:00Z" w16du:dateUtc="2026-03-26T08:51:00Z">
              <w:rPr>
                <w:rFonts w:ascii="Times New Roman" w:eastAsia="Times New Roman" w:hAnsi="Times New Roman"/>
              </w:rPr>
            </w:rPrChange>
          </w:rPr>
          <w:t>what</w:t>
        </w:r>
        <w:r w:rsidR="0012004B">
          <w:rPr>
            <w:rFonts w:ascii="Times New Roman" w:eastAsia="Times New Roman" w:hAnsi="Times New Roman"/>
          </w:rPr>
          <w:t xml:space="preserve">, now you need to explain the </w:t>
        </w:r>
        <w:r w:rsidR="0012004B" w:rsidRPr="0012004B">
          <w:rPr>
            <w:rFonts w:ascii="Times New Roman" w:eastAsia="Times New Roman" w:hAnsi="Times New Roman"/>
            <w:i/>
            <w:iCs/>
          </w:rPr>
          <w:t>how</w:t>
        </w:r>
        <w:r w:rsidR="0012004B">
          <w:rPr>
            <w:rFonts w:ascii="Times New Roman" w:eastAsia="Times New Roman" w:hAnsi="Times New Roman"/>
          </w:rPr>
          <w:t xml:space="preserve"> and present </w:t>
        </w:r>
      </w:ins>
      <w:ins w:id="77" w:author="Margaret Julia Burnett" w:date="2026-03-26T16:51:00Z" w16du:dateUtc="2026-03-26T08:51:00Z">
        <w:r w:rsidR="0012004B">
          <w:rPr>
            <w:rFonts w:ascii="Times New Roman" w:eastAsia="Times New Roman" w:hAnsi="Times New Roman"/>
          </w:rPr>
          <w:t>examples of the questions within each category of the theoretical framework CWO.</w:t>
        </w:r>
      </w:ins>
    </w:p>
    <w:p w14:paraId="2ABB7109" w14:textId="16C9D735" w:rsidR="002427EA" w:rsidRPr="00A82F01" w:rsidRDefault="00A82F01">
      <w:pPr>
        <w:jc w:val="both"/>
        <w:rPr>
          <w:rFonts w:ascii="Times New Roman" w:eastAsia="Times New Roman" w:hAnsi="Times New Roman"/>
          <w:color w:val="156082" w:themeColor="accent1"/>
        </w:rPr>
      </w:pPr>
      <w:r w:rsidRPr="00A82F01">
        <w:rPr>
          <w:rFonts w:ascii="Times New Roman" w:eastAsia="Times New Roman" w:hAnsi="Times New Roman"/>
          <w:color w:val="156082" w:themeColor="accent1"/>
        </w:rPr>
        <w:t>For example:….. and only an example</w:t>
      </w:r>
    </w:p>
    <w:tbl>
      <w:tblPr>
        <w:tblStyle w:val="TableGrid"/>
        <w:tblW w:w="0" w:type="auto"/>
        <w:tblLook w:val="04A0" w:firstRow="1" w:lastRow="0" w:firstColumn="1" w:lastColumn="0" w:noHBand="0" w:noVBand="1"/>
      </w:tblPr>
      <w:tblGrid>
        <w:gridCol w:w="2765"/>
        <w:gridCol w:w="2765"/>
        <w:gridCol w:w="2766"/>
      </w:tblGrid>
      <w:tr w:rsidR="00A82F01" w:rsidRPr="00A82F01" w14:paraId="12581F90" w14:textId="77777777" w:rsidTr="00A82F01">
        <w:tc>
          <w:tcPr>
            <w:tcW w:w="2765" w:type="dxa"/>
          </w:tcPr>
          <w:p w14:paraId="06E17E74" w14:textId="77777777" w:rsidR="00A82F01" w:rsidRPr="00A82F01" w:rsidRDefault="00A82F01" w:rsidP="00A82F01">
            <w:pPr>
              <w:spacing w:after="0" w:line="240" w:lineRule="auto"/>
              <w:jc w:val="both"/>
              <w:rPr>
                <w:rFonts w:ascii="Calibri" w:eastAsia="Times New Roman" w:hAnsi="Calibri" w:cs="Calibri"/>
                <w:color w:val="156082" w:themeColor="accent1"/>
                <w:sz w:val="20"/>
                <w:szCs w:val="20"/>
              </w:rPr>
            </w:pPr>
            <w:r w:rsidRPr="00A82F01">
              <w:rPr>
                <w:rFonts w:ascii="Calibri" w:eastAsia="Times New Roman" w:hAnsi="Calibri" w:cs="Calibri"/>
                <w:color w:val="156082" w:themeColor="accent1"/>
                <w:sz w:val="20"/>
                <w:szCs w:val="20"/>
              </w:rPr>
              <w:t xml:space="preserve">CWO Dimension </w:t>
            </w:r>
          </w:p>
        </w:tc>
        <w:tc>
          <w:tcPr>
            <w:tcW w:w="2765" w:type="dxa"/>
          </w:tcPr>
          <w:p w14:paraId="13BCE835" w14:textId="77777777" w:rsidR="00A82F01" w:rsidRPr="00A82F01" w:rsidRDefault="00A82F01" w:rsidP="00A82F01">
            <w:pPr>
              <w:spacing w:after="0" w:line="240" w:lineRule="auto"/>
              <w:jc w:val="both"/>
              <w:rPr>
                <w:rFonts w:ascii="Calibri" w:eastAsia="Times New Roman" w:hAnsi="Calibri" w:cs="Calibri"/>
                <w:color w:val="156082" w:themeColor="accent1"/>
                <w:sz w:val="20"/>
                <w:szCs w:val="20"/>
              </w:rPr>
            </w:pPr>
            <w:r w:rsidRPr="00A82F01">
              <w:rPr>
                <w:rFonts w:ascii="Calibri" w:eastAsia="Times New Roman" w:hAnsi="Calibri" w:cs="Calibri"/>
                <w:color w:val="156082" w:themeColor="accent1"/>
                <w:sz w:val="20"/>
                <w:szCs w:val="20"/>
              </w:rPr>
              <w:t>Focus Area</w:t>
            </w:r>
          </w:p>
        </w:tc>
        <w:tc>
          <w:tcPr>
            <w:tcW w:w="2766" w:type="dxa"/>
          </w:tcPr>
          <w:p w14:paraId="5124F858" w14:textId="77777777" w:rsidR="00A82F01" w:rsidRPr="00A82F01" w:rsidRDefault="00A82F01" w:rsidP="00A82F01">
            <w:pPr>
              <w:spacing w:after="0" w:line="240" w:lineRule="auto"/>
              <w:jc w:val="both"/>
              <w:rPr>
                <w:rFonts w:ascii="Calibri" w:eastAsia="Times New Roman" w:hAnsi="Calibri" w:cs="Calibri"/>
                <w:color w:val="156082" w:themeColor="accent1"/>
                <w:sz w:val="20"/>
                <w:szCs w:val="20"/>
              </w:rPr>
            </w:pPr>
            <w:r w:rsidRPr="00A82F01">
              <w:rPr>
                <w:rFonts w:ascii="Calibri" w:eastAsia="Times New Roman" w:hAnsi="Calibri" w:cs="Calibri"/>
                <w:color w:val="156082" w:themeColor="accent1"/>
                <w:sz w:val="20"/>
                <w:szCs w:val="20"/>
              </w:rPr>
              <w:t>Specific Research Questions/Areas to Study</w:t>
            </w:r>
          </w:p>
        </w:tc>
      </w:tr>
      <w:tr w:rsidR="00A82F01" w:rsidRPr="00A82F01" w14:paraId="5268F4A0" w14:textId="77777777" w:rsidTr="00A82F01">
        <w:tc>
          <w:tcPr>
            <w:tcW w:w="2765" w:type="dxa"/>
          </w:tcPr>
          <w:p w14:paraId="59BF97C0" w14:textId="77777777" w:rsidR="00A82F01" w:rsidRPr="00A82F01" w:rsidRDefault="00A82F01" w:rsidP="00A82F01">
            <w:pPr>
              <w:spacing w:after="0" w:line="240" w:lineRule="auto"/>
              <w:jc w:val="both"/>
              <w:rPr>
                <w:rFonts w:ascii="Calibri" w:eastAsia="Times New Roman" w:hAnsi="Calibri" w:cs="Calibri"/>
                <w:color w:val="156082" w:themeColor="accent1"/>
                <w:sz w:val="20"/>
                <w:szCs w:val="20"/>
              </w:rPr>
            </w:pPr>
            <w:r w:rsidRPr="00A82F01">
              <w:rPr>
                <w:rFonts w:ascii="Calibri" w:eastAsia="Times New Roman" w:hAnsi="Calibri" w:cs="Calibri"/>
                <w:color w:val="156082" w:themeColor="accent1"/>
                <w:sz w:val="20"/>
                <w:szCs w:val="20"/>
              </w:rPr>
              <w:t>Capacity</w:t>
            </w:r>
          </w:p>
        </w:tc>
        <w:tc>
          <w:tcPr>
            <w:tcW w:w="2765" w:type="dxa"/>
          </w:tcPr>
          <w:p w14:paraId="262D82AF" w14:textId="77777777" w:rsidR="00A82F01" w:rsidRPr="00A82F01" w:rsidRDefault="00A82F01" w:rsidP="00A82F01">
            <w:pPr>
              <w:spacing w:after="0" w:line="240" w:lineRule="auto"/>
              <w:jc w:val="both"/>
              <w:rPr>
                <w:rFonts w:ascii="Calibri" w:eastAsia="Times New Roman" w:hAnsi="Calibri" w:cs="Calibri"/>
                <w:color w:val="156082" w:themeColor="accent1"/>
                <w:sz w:val="20"/>
                <w:szCs w:val="20"/>
              </w:rPr>
            </w:pPr>
            <w:r w:rsidRPr="00A82F01">
              <w:rPr>
                <w:rFonts w:ascii="Calibri" w:eastAsia="Times New Roman" w:hAnsi="Calibri" w:cs="Calibri"/>
                <w:color w:val="156082" w:themeColor="accent1"/>
                <w:sz w:val="20"/>
                <w:szCs w:val="20"/>
              </w:rPr>
              <w:t>Bank Competence &amp; Literacy</w:t>
            </w:r>
          </w:p>
        </w:tc>
        <w:tc>
          <w:tcPr>
            <w:tcW w:w="2766" w:type="dxa"/>
          </w:tcPr>
          <w:p w14:paraId="17E97FBE" w14:textId="77777777" w:rsidR="00A82F01" w:rsidRPr="00A82F01" w:rsidRDefault="00A82F01" w:rsidP="00A82F01">
            <w:pPr>
              <w:spacing w:after="0" w:line="240" w:lineRule="auto"/>
              <w:jc w:val="both"/>
              <w:rPr>
                <w:rFonts w:ascii="Calibri" w:eastAsia="Times New Roman" w:hAnsi="Calibri" w:cs="Calibri"/>
                <w:color w:val="156082" w:themeColor="accent1"/>
                <w:sz w:val="20"/>
                <w:szCs w:val="20"/>
              </w:rPr>
            </w:pPr>
            <w:r w:rsidRPr="00A82F01">
              <w:rPr>
                <w:rFonts w:ascii="Calibri" w:eastAsia="Times New Roman" w:hAnsi="Calibri" w:cs="Calibri"/>
                <w:color w:val="156082" w:themeColor="accent1"/>
                <w:sz w:val="20"/>
                <w:szCs w:val="20"/>
              </w:rPr>
              <w:t>- Do consumers believe banks provide accurate retirement planning tools?</w:t>
            </w:r>
          </w:p>
          <w:p w14:paraId="25E711CA" w14:textId="77777777" w:rsidR="00A82F01" w:rsidRPr="00A82F01" w:rsidRDefault="00A82F01" w:rsidP="00A82F01">
            <w:pPr>
              <w:spacing w:after="0" w:line="240" w:lineRule="auto"/>
              <w:jc w:val="both"/>
              <w:rPr>
                <w:rFonts w:ascii="Calibri" w:eastAsia="Times New Roman" w:hAnsi="Calibri" w:cs="Calibri"/>
                <w:color w:val="156082" w:themeColor="accent1"/>
                <w:sz w:val="20"/>
                <w:szCs w:val="20"/>
              </w:rPr>
            </w:pPr>
            <w:r w:rsidRPr="00A82F01">
              <w:rPr>
                <w:rFonts w:ascii="Calibri" w:eastAsia="Times New Roman" w:hAnsi="Calibri" w:cs="Calibri"/>
                <w:color w:val="156082" w:themeColor="accent1"/>
                <w:sz w:val="20"/>
                <w:szCs w:val="20"/>
              </w:rPr>
              <w:t>- Perception of bank staff ability to provide unbiased advice.</w:t>
            </w:r>
          </w:p>
          <w:p w14:paraId="3AFB3690" w14:textId="59FC4145" w:rsidR="00A82F01" w:rsidRPr="00A82F01" w:rsidRDefault="00A82F01" w:rsidP="00A82F01">
            <w:pPr>
              <w:spacing w:after="0" w:line="240" w:lineRule="auto"/>
              <w:jc w:val="both"/>
              <w:rPr>
                <w:rFonts w:ascii="Calibri" w:eastAsia="Times New Roman" w:hAnsi="Calibri" w:cs="Calibri"/>
                <w:color w:val="156082" w:themeColor="accent1"/>
                <w:sz w:val="20"/>
                <w:szCs w:val="20"/>
              </w:rPr>
            </w:pPr>
            <w:r w:rsidRPr="00A82F01">
              <w:rPr>
                <w:rFonts w:ascii="Calibri" w:eastAsia="Times New Roman" w:hAnsi="Calibri" w:cs="Calibri"/>
                <w:color w:val="156082" w:themeColor="accent1"/>
                <w:sz w:val="20"/>
                <w:szCs w:val="20"/>
              </w:rPr>
              <w:t>- Confidence in understanding bank-offered retirement products.</w:t>
            </w:r>
          </w:p>
        </w:tc>
      </w:tr>
      <w:tr w:rsidR="00A82F01" w:rsidRPr="00A82F01" w14:paraId="4B12C1AC" w14:textId="77777777" w:rsidTr="00A82F01">
        <w:tc>
          <w:tcPr>
            <w:tcW w:w="2765" w:type="dxa"/>
          </w:tcPr>
          <w:p w14:paraId="1F7D6E73" w14:textId="5AED3B24" w:rsidR="00A82F01" w:rsidRPr="00A82F01" w:rsidRDefault="00A82F01" w:rsidP="00A82F01">
            <w:pPr>
              <w:spacing w:after="0" w:line="240" w:lineRule="auto"/>
              <w:jc w:val="both"/>
              <w:rPr>
                <w:rFonts w:ascii="Calibri" w:eastAsia="Times New Roman" w:hAnsi="Calibri" w:cs="Calibri"/>
                <w:color w:val="156082" w:themeColor="accent1"/>
                <w:sz w:val="20"/>
                <w:szCs w:val="20"/>
              </w:rPr>
            </w:pPr>
            <w:r w:rsidRPr="00A82F01">
              <w:rPr>
                <w:rFonts w:ascii="Calibri" w:eastAsia="Times New Roman" w:hAnsi="Calibri" w:cs="Calibri"/>
                <w:color w:val="156082" w:themeColor="accent1"/>
                <w:sz w:val="20"/>
                <w:szCs w:val="20"/>
              </w:rPr>
              <w:t>Willingness</w:t>
            </w:r>
          </w:p>
        </w:tc>
        <w:tc>
          <w:tcPr>
            <w:tcW w:w="2765" w:type="dxa"/>
          </w:tcPr>
          <w:p w14:paraId="2A0300D4" w14:textId="46BED80E" w:rsidR="00A82F01" w:rsidRPr="00A82F01" w:rsidRDefault="00A82F01" w:rsidP="00A82F01">
            <w:pPr>
              <w:spacing w:after="0" w:line="240" w:lineRule="auto"/>
              <w:jc w:val="both"/>
              <w:rPr>
                <w:rFonts w:ascii="Calibri" w:eastAsia="Times New Roman" w:hAnsi="Calibri" w:cs="Calibri"/>
                <w:color w:val="156082" w:themeColor="accent1"/>
                <w:sz w:val="20"/>
                <w:szCs w:val="20"/>
              </w:rPr>
            </w:pPr>
            <w:r w:rsidRPr="00A82F01">
              <w:rPr>
                <w:rFonts w:ascii="Calibri" w:eastAsia="Times New Roman" w:hAnsi="Calibri" w:cs="Calibri"/>
                <w:color w:val="156082" w:themeColor="accent1"/>
                <w:sz w:val="20"/>
                <w:szCs w:val="20"/>
              </w:rPr>
              <w:t>Trust &amp; Motivation</w:t>
            </w:r>
          </w:p>
        </w:tc>
        <w:tc>
          <w:tcPr>
            <w:tcW w:w="2766" w:type="dxa"/>
          </w:tcPr>
          <w:p w14:paraId="07353C2F" w14:textId="77777777" w:rsidR="00A82F01" w:rsidRPr="00A82F01" w:rsidRDefault="00A82F01" w:rsidP="00A82F01">
            <w:pPr>
              <w:spacing w:after="0" w:line="240" w:lineRule="auto"/>
              <w:jc w:val="both"/>
              <w:rPr>
                <w:rFonts w:ascii="Calibri" w:eastAsia="Times New Roman" w:hAnsi="Calibri" w:cs="Calibri"/>
                <w:color w:val="156082" w:themeColor="accent1"/>
                <w:sz w:val="20"/>
                <w:szCs w:val="20"/>
              </w:rPr>
            </w:pPr>
            <w:r w:rsidRPr="00A82F01">
              <w:rPr>
                <w:rFonts w:ascii="Calibri" w:eastAsia="Times New Roman" w:hAnsi="Calibri" w:cs="Calibri"/>
                <w:color w:val="156082" w:themeColor="accent1"/>
                <w:sz w:val="20"/>
                <w:szCs w:val="20"/>
              </w:rPr>
              <w:t>- Is the bank perceived as trustworthy or self-serving?</w:t>
            </w:r>
          </w:p>
          <w:p w14:paraId="504390B1" w14:textId="12130FE7" w:rsidR="00A82F01" w:rsidRPr="00A82F01" w:rsidRDefault="00A82F01" w:rsidP="00A82F01">
            <w:pPr>
              <w:spacing w:after="0" w:line="240" w:lineRule="auto"/>
              <w:jc w:val="both"/>
              <w:rPr>
                <w:rFonts w:ascii="Calibri" w:eastAsia="Times New Roman" w:hAnsi="Calibri" w:cs="Calibri"/>
                <w:color w:val="156082" w:themeColor="accent1"/>
                <w:sz w:val="20"/>
                <w:szCs w:val="20"/>
              </w:rPr>
            </w:pPr>
            <w:r w:rsidRPr="00A82F01">
              <w:rPr>
                <w:rFonts w:ascii="Calibri" w:eastAsia="Times New Roman" w:hAnsi="Calibri" w:cs="Calibri"/>
                <w:color w:val="156082" w:themeColor="accent1"/>
                <w:sz w:val="20"/>
                <w:szCs w:val="20"/>
              </w:rPr>
              <w:t>- Perceptions of fees and ethical behavior (e.g., "Do they scam older users?").</w:t>
            </w:r>
          </w:p>
        </w:tc>
      </w:tr>
      <w:tr w:rsidR="00A82F01" w:rsidRPr="00A82F01" w14:paraId="42EBE965" w14:textId="77777777" w:rsidTr="00A82F01">
        <w:tc>
          <w:tcPr>
            <w:tcW w:w="2765" w:type="dxa"/>
          </w:tcPr>
          <w:p w14:paraId="7DADC3B7" w14:textId="1FDFB5C2" w:rsidR="00A82F01" w:rsidRPr="00A82F01" w:rsidRDefault="00A82F01" w:rsidP="00A82F01">
            <w:pPr>
              <w:spacing w:after="0" w:line="240" w:lineRule="auto"/>
              <w:jc w:val="both"/>
              <w:rPr>
                <w:rFonts w:ascii="Calibri" w:eastAsia="Times New Roman" w:hAnsi="Calibri" w:cs="Calibri"/>
                <w:color w:val="156082" w:themeColor="accent1"/>
                <w:sz w:val="20"/>
                <w:szCs w:val="20"/>
              </w:rPr>
            </w:pPr>
          </w:p>
        </w:tc>
        <w:tc>
          <w:tcPr>
            <w:tcW w:w="2765" w:type="dxa"/>
          </w:tcPr>
          <w:p w14:paraId="0E3A4017" w14:textId="77777777" w:rsidR="00A82F01" w:rsidRPr="00A82F01" w:rsidRDefault="00A82F01" w:rsidP="00A82F01">
            <w:pPr>
              <w:spacing w:after="0" w:line="240" w:lineRule="auto"/>
              <w:jc w:val="both"/>
              <w:rPr>
                <w:rFonts w:ascii="Calibri" w:eastAsia="Times New Roman" w:hAnsi="Calibri" w:cs="Calibri"/>
                <w:color w:val="156082" w:themeColor="accent1"/>
                <w:sz w:val="20"/>
                <w:szCs w:val="20"/>
              </w:rPr>
            </w:pPr>
          </w:p>
        </w:tc>
        <w:tc>
          <w:tcPr>
            <w:tcW w:w="2766" w:type="dxa"/>
          </w:tcPr>
          <w:p w14:paraId="6BB96887" w14:textId="283D2464" w:rsidR="00A82F01" w:rsidRPr="00A82F01" w:rsidRDefault="00A82F01" w:rsidP="00A82F01">
            <w:pPr>
              <w:spacing w:after="0" w:line="240" w:lineRule="auto"/>
              <w:jc w:val="both"/>
              <w:rPr>
                <w:rFonts w:ascii="Calibri" w:eastAsia="Times New Roman" w:hAnsi="Calibri" w:cs="Calibri"/>
                <w:color w:val="156082" w:themeColor="accent1"/>
                <w:sz w:val="20"/>
                <w:szCs w:val="20"/>
              </w:rPr>
            </w:pPr>
            <w:r w:rsidRPr="00A82F01">
              <w:rPr>
                <w:rFonts w:ascii="Calibri" w:eastAsia="Times New Roman" w:hAnsi="Calibri" w:cs="Calibri"/>
                <w:color w:val="156082" w:themeColor="accent1"/>
                <w:sz w:val="20"/>
                <w:szCs w:val="20"/>
              </w:rPr>
              <w:t>- Emotional comfort with locking funds in a bank.</w:t>
            </w:r>
          </w:p>
        </w:tc>
      </w:tr>
      <w:tr w:rsidR="00A82F01" w:rsidRPr="00A82F01" w14:paraId="3AD72674" w14:textId="77777777" w:rsidTr="00A82F01">
        <w:tc>
          <w:tcPr>
            <w:tcW w:w="2765" w:type="dxa"/>
          </w:tcPr>
          <w:p w14:paraId="300D9221" w14:textId="77777777" w:rsidR="00A82F01" w:rsidRPr="00A82F01" w:rsidRDefault="00A82F01" w:rsidP="00A82F01">
            <w:pPr>
              <w:spacing w:after="0" w:line="240" w:lineRule="auto"/>
              <w:jc w:val="both"/>
              <w:rPr>
                <w:rFonts w:ascii="Calibri" w:eastAsia="Times New Roman" w:hAnsi="Calibri" w:cs="Calibri"/>
                <w:color w:val="156082" w:themeColor="accent1"/>
                <w:sz w:val="20"/>
                <w:szCs w:val="20"/>
              </w:rPr>
            </w:pPr>
            <w:r w:rsidRPr="00A82F01">
              <w:rPr>
                <w:rFonts w:ascii="Calibri" w:eastAsia="Times New Roman" w:hAnsi="Calibri" w:cs="Calibri"/>
                <w:color w:val="156082" w:themeColor="accent1"/>
                <w:sz w:val="20"/>
                <w:szCs w:val="20"/>
              </w:rPr>
              <w:lastRenderedPageBreak/>
              <w:t>Opportunity</w:t>
            </w:r>
          </w:p>
        </w:tc>
        <w:tc>
          <w:tcPr>
            <w:tcW w:w="2765" w:type="dxa"/>
          </w:tcPr>
          <w:p w14:paraId="13ABBA55" w14:textId="77777777" w:rsidR="00A82F01" w:rsidRPr="00A82F01" w:rsidRDefault="00A82F01" w:rsidP="00A82F01">
            <w:pPr>
              <w:spacing w:after="0" w:line="240" w:lineRule="auto"/>
              <w:jc w:val="both"/>
              <w:rPr>
                <w:rFonts w:ascii="Calibri" w:eastAsia="Times New Roman" w:hAnsi="Calibri" w:cs="Calibri"/>
                <w:color w:val="156082" w:themeColor="accent1"/>
                <w:sz w:val="20"/>
                <w:szCs w:val="20"/>
              </w:rPr>
            </w:pPr>
            <w:r w:rsidRPr="00A82F01">
              <w:rPr>
                <w:rFonts w:ascii="Calibri" w:eastAsia="Times New Roman" w:hAnsi="Calibri" w:cs="Calibri"/>
                <w:color w:val="156082" w:themeColor="accent1"/>
                <w:sz w:val="20"/>
                <w:szCs w:val="20"/>
              </w:rPr>
              <w:t>Product &amp; Structural Access</w:t>
            </w:r>
          </w:p>
        </w:tc>
        <w:tc>
          <w:tcPr>
            <w:tcW w:w="2766" w:type="dxa"/>
          </w:tcPr>
          <w:p w14:paraId="3B301BA6" w14:textId="77777777" w:rsidR="00A82F01" w:rsidRPr="00A82F01" w:rsidRDefault="00A82F01" w:rsidP="00A82F01">
            <w:pPr>
              <w:spacing w:after="0" w:line="240" w:lineRule="auto"/>
              <w:jc w:val="both"/>
              <w:rPr>
                <w:rFonts w:ascii="Calibri" w:eastAsia="Times New Roman" w:hAnsi="Calibri" w:cs="Calibri"/>
                <w:color w:val="156082" w:themeColor="accent1"/>
                <w:sz w:val="20"/>
                <w:szCs w:val="20"/>
              </w:rPr>
            </w:pPr>
            <w:r w:rsidRPr="00A82F01">
              <w:rPr>
                <w:rFonts w:ascii="Calibri" w:eastAsia="Times New Roman" w:hAnsi="Calibri" w:cs="Calibri"/>
                <w:color w:val="156082" w:themeColor="accent1"/>
                <w:sz w:val="20"/>
                <w:szCs w:val="20"/>
              </w:rPr>
              <w:t>- Accessibility of automated savings or default options.</w:t>
            </w:r>
          </w:p>
          <w:p w14:paraId="4701B4D5" w14:textId="77777777" w:rsidR="00A82F01" w:rsidRPr="00A82F01" w:rsidRDefault="00A82F01" w:rsidP="00A82F01">
            <w:pPr>
              <w:spacing w:after="0" w:line="240" w:lineRule="auto"/>
              <w:jc w:val="both"/>
              <w:rPr>
                <w:rFonts w:ascii="Calibri" w:eastAsia="Times New Roman" w:hAnsi="Calibri" w:cs="Calibri"/>
                <w:color w:val="156082" w:themeColor="accent1"/>
                <w:sz w:val="20"/>
                <w:szCs w:val="20"/>
              </w:rPr>
            </w:pPr>
            <w:r w:rsidRPr="00A82F01">
              <w:rPr>
                <w:rFonts w:ascii="Calibri" w:eastAsia="Times New Roman" w:hAnsi="Calibri" w:cs="Calibri"/>
                <w:color w:val="156082" w:themeColor="accent1"/>
                <w:sz w:val="20"/>
                <w:szCs w:val="20"/>
              </w:rPr>
              <w:t>- Ease of use of banking apps for retirement monitoring.</w:t>
            </w:r>
          </w:p>
          <w:p w14:paraId="3E180727" w14:textId="730934B3" w:rsidR="00A82F01" w:rsidRPr="00A82F01" w:rsidRDefault="00A82F01" w:rsidP="00A82F01">
            <w:pPr>
              <w:spacing w:after="0" w:line="240" w:lineRule="auto"/>
              <w:jc w:val="both"/>
              <w:rPr>
                <w:rFonts w:ascii="Calibri" w:eastAsia="Times New Roman" w:hAnsi="Calibri" w:cs="Calibri"/>
                <w:color w:val="156082" w:themeColor="accent1"/>
                <w:sz w:val="20"/>
                <w:szCs w:val="20"/>
              </w:rPr>
            </w:pPr>
            <w:r w:rsidRPr="00A82F01">
              <w:rPr>
                <w:rFonts w:ascii="Calibri" w:eastAsia="Times New Roman" w:hAnsi="Calibri" w:cs="Calibri"/>
                <w:color w:val="156082" w:themeColor="accent1"/>
                <w:sz w:val="20"/>
                <w:szCs w:val="20"/>
              </w:rPr>
              <w:t>- Perception of bank-offered tax incentives.</w:t>
            </w:r>
          </w:p>
        </w:tc>
      </w:tr>
    </w:tbl>
    <w:p w14:paraId="7CAF015D" w14:textId="294EC92A" w:rsidR="00A82F01" w:rsidRPr="001139D7" w:rsidRDefault="001139D7" w:rsidP="001139D7">
      <w:pPr>
        <w:spacing w:after="0" w:line="240" w:lineRule="auto"/>
        <w:jc w:val="both"/>
        <w:rPr>
          <w:rFonts w:ascii="Calibri" w:eastAsia="Times New Roman" w:hAnsi="Calibri" w:cs="Calibri"/>
          <w:color w:val="156082" w:themeColor="accent1"/>
          <w:sz w:val="20"/>
          <w:szCs w:val="20"/>
        </w:rPr>
      </w:pPr>
      <w:r w:rsidRPr="001139D7">
        <w:rPr>
          <w:rFonts w:ascii="Calibri" w:eastAsia="Times New Roman" w:hAnsi="Calibri" w:cs="Calibri"/>
          <w:color w:val="156082" w:themeColor="accent1"/>
          <w:sz w:val="20"/>
          <w:szCs w:val="20"/>
        </w:rPr>
        <w:t>Sample outcomes:</w:t>
      </w:r>
    </w:p>
    <w:p w14:paraId="1A83C6A1" w14:textId="22E82CDE" w:rsidR="001139D7" w:rsidRPr="001139D7" w:rsidRDefault="001139D7" w:rsidP="001139D7">
      <w:pPr>
        <w:spacing w:after="0" w:line="240" w:lineRule="auto"/>
        <w:jc w:val="both"/>
        <w:rPr>
          <w:rFonts w:ascii="Calibri" w:eastAsia="Times New Roman" w:hAnsi="Calibri" w:cs="Calibri"/>
          <w:color w:val="156082" w:themeColor="accent1"/>
          <w:sz w:val="20"/>
          <w:szCs w:val="20"/>
          <w:lang w:val="en-HK"/>
        </w:rPr>
      </w:pPr>
      <w:r w:rsidRPr="001139D7">
        <w:rPr>
          <w:rFonts w:ascii="Calibri" w:eastAsia="Times New Roman" w:hAnsi="Calibri" w:cs="Calibri"/>
          <w:color w:val="156082" w:themeColor="accent1"/>
          <w:sz w:val="20"/>
          <w:szCs w:val="20"/>
          <w:lang w:val="en-HK"/>
        </w:rPr>
        <w:t>The study will identify specific, actionable barriers. For instance, if </w:t>
      </w:r>
      <w:r w:rsidRPr="001139D7">
        <w:rPr>
          <w:rFonts w:ascii="Calibri" w:eastAsia="Times New Roman" w:hAnsi="Calibri" w:cs="Calibri"/>
          <w:i/>
          <w:iCs/>
          <w:color w:val="156082" w:themeColor="accent1"/>
          <w:sz w:val="20"/>
          <w:szCs w:val="20"/>
          <w:lang w:val="en-HK"/>
        </w:rPr>
        <w:t>Willingness</w:t>
      </w:r>
      <w:r w:rsidRPr="001139D7">
        <w:rPr>
          <w:rFonts w:ascii="Calibri" w:eastAsia="Times New Roman" w:hAnsi="Calibri" w:cs="Calibri"/>
          <w:color w:val="156082" w:themeColor="accent1"/>
          <w:sz w:val="20"/>
          <w:szCs w:val="20"/>
          <w:lang w:val="en-HK"/>
        </w:rPr>
        <w:t> is low due to poor reputation, the strategy should focus on transparency and ethical storytelling. If </w:t>
      </w:r>
      <w:r w:rsidRPr="001139D7">
        <w:rPr>
          <w:rFonts w:ascii="Calibri" w:eastAsia="Times New Roman" w:hAnsi="Calibri" w:cs="Calibri"/>
          <w:i/>
          <w:iCs/>
          <w:color w:val="156082" w:themeColor="accent1"/>
          <w:sz w:val="20"/>
          <w:szCs w:val="20"/>
          <w:lang w:val="en-HK"/>
        </w:rPr>
        <w:t>Opportunity</w:t>
      </w:r>
      <w:r w:rsidRPr="001139D7">
        <w:rPr>
          <w:rFonts w:ascii="Calibri" w:eastAsia="Times New Roman" w:hAnsi="Calibri" w:cs="Calibri"/>
          <w:color w:val="156082" w:themeColor="accent1"/>
          <w:sz w:val="20"/>
          <w:szCs w:val="20"/>
          <w:lang w:val="en-HK"/>
        </w:rPr>
        <w:t> is low, banks need to work on reducing complexity and promoting auto-</w:t>
      </w:r>
      <w:r w:rsidRPr="001139D7">
        <w:rPr>
          <w:rFonts w:ascii="Calibri" w:eastAsia="Times New Roman" w:hAnsi="Calibri" w:cs="Calibri"/>
          <w:color w:val="156082" w:themeColor="accent1"/>
          <w:sz w:val="20"/>
          <w:szCs w:val="20"/>
          <w:lang w:val="en-HK"/>
        </w:rPr>
        <w:t>enrolment</w:t>
      </w:r>
      <w:r w:rsidRPr="001139D7">
        <w:rPr>
          <w:rFonts w:ascii="Calibri" w:eastAsia="Times New Roman" w:hAnsi="Calibri" w:cs="Calibri"/>
          <w:color w:val="156082" w:themeColor="accent1"/>
          <w:sz w:val="20"/>
          <w:szCs w:val="20"/>
          <w:lang w:val="en-HK"/>
        </w:rPr>
        <w:t xml:space="preserve"> products. </w:t>
      </w:r>
    </w:p>
    <w:p w14:paraId="432A16AC" w14:textId="77777777" w:rsidR="001139D7" w:rsidRPr="001139D7" w:rsidRDefault="001139D7" w:rsidP="001139D7">
      <w:pPr>
        <w:spacing w:after="0" w:line="240" w:lineRule="auto"/>
        <w:jc w:val="both"/>
        <w:rPr>
          <w:rFonts w:ascii="Calibri" w:eastAsia="Times New Roman" w:hAnsi="Calibri" w:cs="Calibri"/>
          <w:color w:val="156082" w:themeColor="accent1"/>
          <w:sz w:val="20"/>
          <w:szCs w:val="20"/>
          <w:lang w:val="en-HK"/>
        </w:rPr>
      </w:pPr>
      <w:r w:rsidRPr="001139D7">
        <w:rPr>
          <w:rFonts w:ascii="Calibri" w:eastAsia="Times New Roman" w:hAnsi="Calibri" w:cs="Calibri"/>
          <w:color w:val="156082" w:themeColor="accent1"/>
          <w:sz w:val="20"/>
          <w:szCs w:val="20"/>
          <w:lang w:val="en-HK"/>
        </w:rPr>
        <w:t>Ultimately, the results will help banks redesign their services to increase trust and provide more engaging retirement products, shifting from passive storage to active financial partnering</w:t>
      </w:r>
    </w:p>
    <w:p w14:paraId="65D0F642" w14:textId="492887AB" w:rsidR="001139D7" w:rsidRDefault="001139D7" w:rsidP="001139D7">
      <w:pPr>
        <w:spacing w:after="0" w:line="240" w:lineRule="auto"/>
        <w:jc w:val="both"/>
        <w:rPr>
          <w:ins w:id="78" w:author="Margaret Julia Burnett" w:date="2026-03-26T17:11:00Z" w16du:dateUtc="2026-03-26T09:11:00Z"/>
          <w:rFonts w:ascii="Calibri" w:eastAsia="Times New Roman" w:hAnsi="Calibri" w:cs="Calibri"/>
          <w:color w:val="156082" w:themeColor="accent1"/>
          <w:sz w:val="20"/>
          <w:szCs w:val="20"/>
        </w:rPr>
      </w:pPr>
      <w:ins w:id="79" w:author="Margaret Julia Burnett" w:date="2026-03-26T17:11:00Z" w16du:dateUtc="2026-03-26T09:11:00Z">
        <w:r>
          <w:rPr>
            <w:rFonts w:ascii="Calibri" w:eastAsia="Times New Roman" w:hAnsi="Calibri" w:cs="Calibri"/>
            <w:color w:val="156082" w:themeColor="accent1"/>
            <w:sz w:val="20"/>
            <w:szCs w:val="20"/>
          </w:rPr>
          <w:fldChar w:fldCharType="begin"/>
        </w:r>
        <w:r>
          <w:rPr>
            <w:rFonts w:ascii="Calibri" w:eastAsia="Times New Roman" w:hAnsi="Calibri" w:cs="Calibri"/>
            <w:color w:val="156082" w:themeColor="accent1"/>
            <w:sz w:val="20"/>
            <w:szCs w:val="20"/>
          </w:rPr>
          <w:instrText>HYPERLINK "</w:instrText>
        </w:r>
        <w:r w:rsidRPr="001139D7">
          <w:rPr>
            <w:rFonts w:ascii="Calibri" w:eastAsia="Times New Roman" w:hAnsi="Calibri" w:cs="Calibri"/>
            <w:color w:val="156082" w:themeColor="accent1"/>
            <w:sz w:val="20"/>
            <w:szCs w:val="20"/>
          </w:rPr>
          <w:instrText>https://thefinancialbrand.com/news/bank-marketing/how-banks-can-help-consumers-face-retirement-while-it-still-makes-a-difference-188019</w:instrText>
        </w:r>
        <w:r>
          <w:rPr>
            <w:rFonts w:ascii="Calibri" w:eastAsia="Times New Roman" w:hAnsi="Calibri" w:cs="Calibri"/>
            <w:color w:val="156082" w:themeColor="accent1"/>
            <w:sz w:val="20"/>
            <w:szCs w:val="20"/>
          </w:rPr>
          <w:instrText>"</w:instrText>
        </w:r>
        <w:r>
          <w:rPr>
            <w:rFonts w:ascii="Calibri" w:eastAsia="Times New Roman" w:hAnsi="Calibri" w:cs="Calibri"/>
            <w:color w:val="156082" w:themeColor="accent1"/>
            <w:sz w:val="20"/>
            <w:szCs w:val="20"/>
          </w:rPr>
          <w:fldChar w:fldCharType="separate"/>
        </w:r>
        <w:r w:rsidRPr="00D0698D">
          <w:rPr>
            <w:rStyle w:val="Hyperlink"/>
            <w:rFonts w:ascii="Calibri" w:eastAsia="Times New Roman" w:hAnsi="Calibri" w:cs="Calibri"/>
            <w:sz w:val="20"/>
            <w:szCs w:val="20"/>
          </w:rPr>
          <w:t>https://thefinancialbrand.com/news/bank-marketing/how-banks-can-help-consumers-face-retirement-while-it-still-makes-a-difference-188019</w:t>
        </w:r>
        <w:r>
          <w:rPr>
            <w:rFonts w:ascii="Calibri" w:eastAsia="Times New Roman" w:hAnsi="Calibri" w:cs="Calibri"/>
            <w:color w:val="156082" w:themeColor="accent1"/>
            <w:sz w:val="20"/>
            <w:szCs w:val="20"/>
          </w:rPr>
          <w:fldChar w:fldCharType="end"/>
        </w:r>
      </w:ins>
    </w:p>
    <w:p w14:paraId="140978C8" w14:textId="087D330E" w:rsidR="001139D7" w:rsidRDefault="001139D7" w:rsidP="001139D7">
      <w:pPr>
        <w:spacing w:after="0" w:line="240" w:lineRule="auto"/>
        <w:jc w:val="both"/>
        <w:rPr>
          <w:ins w:id="80" w:author="Margaret Julia Burnett" w:date="2026-03-26T17:12:00Z" w16du:dateUtc="2026-03-26T09:12:00Z"/>
          <w:rFonts w:ascii="Calibri" w:eastAsia="Times New Roman" w:hAnsi="Calibri" w:cs="Calibri"/>
          <w:color w:val="156082" w:themeColor="accent1"/>
          <w:sz w:val="20"/>
          <w:szCs w:val="20"/>
        </w:rPr>
      </w:pPr>
      <w:ins w:id="81" w:author="Margaret Julia Burnett" w:date="2026-03-26T17:12:00Z" w16du:dateUtc="2026-03-26T09:12:00Z">
        <w:r>
          <w:rPr>
            <w:rFonts w:ascii="Calibri" w:eastAsia="Times New Roman" w:hAnsi="Calibri" w:cs="Calibri"/>
            <w:color w:val="156082" w:themeColor="accent1"/>
            <w:sz w:val="20"/>
            <w:szCs w:val="20"/>
          </w:rPr>
          <w:fldChar w:fldCharType="begin"/>
        </w:r>
        <w:r>
          <w:rPr>
            <w:rFonts w:ascii="Calibri" w:eastAsia="Times New Roman" w:hAnsi="Calibri" w:cs="Calibri"/>
            <w:color w:val="156082" w:themeColor="accent1"/>
            <w:sz w:val="20"/>
            <w:szCs w:val="20"/>
          </w:rPr>
          <w:instrText>HYPERLINK "</w:instrText>
        </w:r>
        <w:r w:rsidRPr="001139D7">
          <w:rPr>
            <w:rFonts w:ascii="Calibri" w:eastAsia="Times New Roman" w:hAnsi="Calibri" w:cs="Calibri"/>
            <w:color w:val="156082" w:themeColor="accent1"/>
            <w:sz w:val="20"/>
            <w:szCs w:val="20"/>
          </w:rPr>
          <w:instrText>https://www.researchgate.net/publication/360789965_Exploring_behavioral_barriers_and_interventions_in_retirement_savings_Findings_from_online_focus_groups_among_university_students</w:instrText>
        </w:r>
        <w:r>
          <w:rPr>
            <w:rFonts w:ascii="Calibri" w:eastAsia="Times New Roman" w:hAnsi="Calibri" w:cs="Calibri"/>
            <w:color w:val="156082" w:themeColor="accent1"/>
            <w:sz w:val="20"/>
            <w:szCs w:val="20"/>
          </w:rPr>
          <w:instrText>"</w:instrText>
        </w:r>
        <w:r>
          <w:rPr>
            <w:rFonts w:ascii="Calibri" w:eastAsia="Times New Roman" w:hAnsi="Calibri" w:cs="Calibri"/>
            <w:color w:val="156082" w:themeColor="accent1"/>
            <w:sz w:val="20"/>
            <w:szCs w:val="20"/>
          </w:rPr>
          <w:fldChar w:fldCharType="separate"/>
        </w:r>
        <w:r w:rsidRPr="00D0698D">
          <w:rPr>
            <w:rStyle w:val="Hyperlink"/>
            <w:rFonts w:ascii="Calibri" w:eastAsia="Times New Roman" w:hAnsi="Calibri" w:cs="Calibri"/>
            <w:sz w:val="20"/>
            <w:szCs w:val="20"/>
          </w:rPr>
          <w:t>https://www.researchgate.net/publication/360789965_Exploring_behavioral_barriers_and_interventions_in_retirement_savings_Findings_from_online_focus_groups_among_university_students</w:t>
        </w:r>
        <w:r>
          <w:rPr>
            <w:rFonts w:ascii="Calibri" w:eastAsia="Times New Roman" w:hAnsi="Calibri" w:cs="Calibri"/>
            <w:color w:val="156082" w:themeColor="accent1"/>
            <w:sz w:val="20"/>
            <w:szCs w:val="20"/>
          </w:rPr>
          <w:fldChar w:fldCharType="end"/>
        </w:r>
      </w:ins>
    </w:p>
    <w:p w14:paraId="7242B9E4" w14:textId="0811D5C5" w:rsidR="001139D7" w:rsidRDefault="001139D7" w:rsidP="001139D7">
      <w:pPr>
        <w:spacing w:after="0" w:line="240" w:lineRule="auto"/>
        <w:jc w:val="both"/>
        <w:rPr>
          <w:ins w:id="82" w:author="Margaret Julia Burnett" w:date="2026-03-26T17:12:00Z" w16du:dateUtc="2026-03-26T09:12:00Z"/>
          <w:rFonts w:ascii="Calibri" w:eastAsia="Times New Roman" w:hAnsi="Calibri" w:cs="Calibri"/>
          <w:color w:val="156082" w:themeColor="accent1"/>
          <w:sz w:val="20"/>
          <w:szCs w:val="20"/>
        </w:rPr>
      </w:pPr>
      <w:ins w:id="83" w:author="Margaret Julia Burnett" w:date="2026-03-26T17:12:00Z" w16du:dateUtc="2026-03-26T09:12:00Z">
        <w:r>
          <w:rPr>
            <w:rFonts w:ascii="Calibri" w:eastAsia="Times New Roman" w:hAnsi="Calibri" w:cs="Calibri"/>
            <w:color w:val="156082" w:themeColor="accent1"/>
            <w:sz w:val="20"/>
            <w:szCs w:val="20"/>
          </w:rPr>
          <w:fldChar w:fldCharType="begin"/>
        </w:r>
        <w:r>
          <w:rPr>
            <w:rFonts w:ascii="Calibri" w:eastAsia="Times New Roman" w:hAnsi="Calibri" w:cs="Calibri"/>
            <w:color w:val="156082" w:themeColor="accent1"/>
            <w:sz w:val="20"/>
            <w:szCs w:val="20"/>
          </w:rPr>
          <w:instrText>HYPERLINK "</w:instrText>
        </w:r>
        <w:r w:rsidRPr="001139D7">
          <w:rPr>
            <w:rFonts w:ascii="Calibri" w:eastAsia="Times New Roman" w:hAnsi="Calibri" w:cs="Calibri"/>
            <w:color w:val="156082" w:themeColor="accent1"/>
            <w:sz w:val="20"/>
            <w:szCs w:val="20"/>
          </w:rPr>
          <w:instrText>https://www.communitybankingconnections.org/articles/2020/i1/prepare-your-community-bank</w:instrText>
        </w:r>
        <w:r>
          <w:rPr>
            <w:rFonts w:ascii="Calibri" w:eastAsia="Times New Roman" w:hAnsi="Calibri" w:cs="Calibri"/>
            <w:color w:val="156082" w:themeColor="accent1"/>
            <w:sz w:val="20"/>
            <w:szCs w:val="20"/>
          </w:rPr>
          <w:instrText>"</w:instrText>
        </w:r>
        <w:r>
          <w:rPr>
            <w:rFonts w:ascii="Calibri" w:eastAsia="Times New Roman" w:hAnsi="Calibri" w:cs="Calibri"/>
            <w:color w:val="156082" w:themeColor="accent1"/>
            <w:sz w:val="20"/>
            <w:szCs w:val="20"/>
          </w:rPr>
          <w:fldChar w:fldCharType="separate"/>
        </w:r>
        <w:r w:rsidRPr="00D0698D">
          <w:rPr>
            <w:rStyle w:val="Hyperlink"/>
            <w:rFonts w:ascii="Calibri" w:eastAsia="Times New Roman" w:hAnsi="Calibri" w:cs="Calibri"/>
            <w:sz w:val="20"/>
            <w:szCs w:val="20"/>
          </w:rPr>
          <w:t>https://www.communitybankingconnections.org/articles/2020/i1/prepare-your-community-bank</w:t>
        </w:r>
        <w:r>
          <w:rPr>
            <w:rFonts w:ascii="Calibri" w:eastAsia="Times New Roman" w:hAnsi="Calibri" w:cs="Calibri"/>
            <w:color w:val="156082" w:themeColor="accent1"/>
            <w:sz w:val="20"/>
            <w:szCs w:val="20"/>
          </w:rPr>
          <w:fldChar w:fldCharType="end"/>
        </w:r>
      </w:ins>
    </w:p>
    <w:p w14:paraId="2AAB9192" w14:textId="2D8EAE60" w:rsidR="001139D7" w:rsidRDefault="001139D7" w:rsidP="001139D7">
      <w:pPr>
        <w:spacing w:after="0" w:line="240" w:lineRule="auto"/>
        <w:jc w:val="both"/>
        <w:rPr>
          <w:ins w:id="84" w:author="Margaret Julia Burnett" w:date="2026-03-26T17:13:00Z" w16du:dateUtc="2026-03-26T09:13:00Z"/>
          <w:rFonts w:ascii="Calibri" w:eastAsia="Times New Roman" w:hAnsi="Calibri" w:cs="Calibri"/>
          <w:color w:val="156082" w:themeColor="accent1"/>
          <w:sz w:val="20"/>
          <w:szCs w:val="20"/>
        </w:rPr>
      </w:pPr>
      <w:ins w:id="85" w:author="Margaret Julia Burnett" w:date="2026-03-26T17:13:00Z" w16du:dateUtc="2026-03-26T09:13:00Z">
        <w:r>
          <w:rPr>
            <w:rFonts w:ascii="Calibri" w:eastAsia="Times New Roman" w:hAnsi="Calibri" w:cs="Calibri"/>
            <w:color w:val="156082" w:themeColor="accent1"/>
            <w:sz w:val="20"/>
            <w:szCs w:val="20"/>
          </w:rPr>
          <w:fldChar w:fldCharType="begin"/>
        </w:r>
        <w:r>
          <w:rPr>
            <w:rFonts w:ascii="Calibri" w:eastAsia="Times New Roman" w:hAnsi="Calibri" w:cs="Calibri"/>
            <w:color w:val="156082" w:themeColor="accent1"/>
            <w:sz w:val="20"/>
            <w:szCs w:val="20"/>
          </w:rPr>
          <w:instrText>HYPERLINK "</w:instrText>
        </w:r>
        <w:r w:rsidRPr="001139D7">
          <w:rPr>
            <w:rFonts w:ascii="Calibri" w:eastAsia="Times New Roman" w:hAnsi="Calibri" w:cs="Calibri"/>
            <w:color w:val="156082" w:themeColor="accent1"/>
            <w:sz w:val="20"/>
            <w:szCs w:val="20"/>
          </w:rPr>
          <w:instrText>https://repository.eduhk.hk/en/publications/perceived-retirement-savings-adequacy-in-hong-kong-an-interdiscip-5/fingerprints/?sortBy=alphabetically#:~:text=34%20Citations%20(Scopus)-,Fingerprint,Trust%20in%20Government</w:instrText>
        </w:r>
        <w:r>
          <w:rPr>
            <w:rFonts w:ascii="Calibri" w:eastAsia="Times New Roman" w:hAnsi="Calibri" w:cs="Calibri"/>
            <w:color w:val="156082" w:themeColor="accent1"/>
            <w:sz w:val="20"/>
            <w:szCs w:val="20"/>
          </w:rPr>
          <w:instrText>"</w:instrText>
        </w:r>
        <w:r>
          <w:rPr>
            <w:rFonts w:ascii="Calibri" w:eastAsia="Times New Roman" w:hAnsi="Calibri" w:cs="Calibri"/>
            <w:color w:val="156082" w:themeColor="accent1"/>
            <w:sz w:val="20"/>
            <w:szCs w:val="20"/>
          </w:rPr>
          <w:fldChar w:fldCharType="separate"/>
        </w:r>
        <w:r w:rsidRPr="00D0698D">
          <w:rPr>
            <w:rStyle w:val="Hyperlink"/>
            <w:rFonts w:ascii="Calibri" w:eastAsia="Times New Roman" w:hAnsi="Calibri" w:cs="Calibri"/>
            <w:sz w:val="20"/>
            <w:szCs w:val="20"/>
          </w:rPr>
          <w:t>https://repository.eduhk.hk/en/publications/perceived-retirement-savings-adequacy-in-hong-kong-an-interdiscip-5/fingerprints/?sortBy=alphabetically</w:t>
        </w:r>
        <w:r>
          <w:rPr>
            <w:rFonts w:ascii="Calibri" w:eastAsia="Times New Roman" w:hAnsi="Calibri" w:cs="Calibri"/>
            <w:color w:val="156082" w:themeColor="accent1"/>
            <w:sz w:val="20"/>
            <w:szCs w:val="20"/>
          </w:rPr>
          <w:fldChar w:fldCharType="end"/>
        </w:r>
      </w:ins>
    </w:p>
    <w:p w14:paraId="5A9E91D0" w14:textId="28E95930" w:rsidR="001139D7" w:rsidRDefault="001139D7" w:rsidP="001139D7">
      <w:pPr>
        <w:spacing w:after="0" w:line="240" w:lineRule="auto"/>
        <w:jc w:val="both"/>
        <w:rPr>
          <w:ins w:id="86" w:author="Margaret Julia Burnett" w:date="2026-03-26T17:15:00Z" w16du:dateUtc="2026-03-26T09:15:00Z"/>
          <w:rFonts w:ascii="Calibri" w:eastAsia="Times New Roman" w:hAnsi="Calibri" w:cs="Calibri"/>
          <w:color w:val="156082" w:themeColor="accent1"/>
          <w:sz w:val="20"/>
          <w:szCs w:val="20"/>
        </w:rPr>
      </w:pPr>
      <w:ins w:id="87" w:author="Margaret Julia Burnett" w:date="2026-03-26T17:15:00Z" w16du:dateUtc="2026-03-26T09:15:00Z">
        <w:r>
          <w:rPr>
            <w:rFonts w:ascii="Calibri" w:eastAsia="Times New Roman" w:hAnsi="Calibri" w:cs="Calibri"/>
            <w:color w:val="156082" w:themeColor="accent1"/>
            <w:sz w:val="20"/>
            <w:szCs w:val="20"/>
          </w:rPr>
          <w:fldChar w:fldCharType="begin"/>
        </w:r>
        <w:r>
          <w:rPr>
            <w:rFonts w:ascii="Calibri" w:eastAsia="Times New Roman" w:hAnsi="Calibri" w:cs="Calibri"/>
            <w:color w:val="156082" w:themeColor="accent1"/>
            <w:sz w:val="20"/>
            <w:szCs w:val="20"/>
          </w:rPr>
          <w:instrText>HYPERLINK "</w:instrText>
        </w:r>
      </w:ins>
      <w:ins w:id="88" w:author="Margaret Julia Burnett" w:date="2026-03-26T17:14:00Z" w16du:dateUtc="2026-03-26T09:14:00Z">
        <w:r w:rsidRPr="001139D7">
          <w:rPr>
            <w:rFonts w:ascii="Calibri" w:eastAsia="Times New Roman" w:hAnsi="Calibri" w:cs="Calibri"/>
            <w:color w:val="156082" w:themeColor="accent1"/>
            <w:sz w:val="20"/>
            <w:szCs w:val="20"/>
          </w:rPr>
          <w:instrText>https://www.caixabankresearch.com/en/economics-markets/activity-growth/how-manage-our-cognitive-biases-boost-private-pension-savings</w:instrText>
        </w:r>
      </w:ins>
      <w:ins w:id="89" w:author="Margaret Julia Burnett" w:date="2026-03-26T17:15:00Z" w16du:dateUtc="2026-03-26T09:15:00Z">
        <w:r>
          <w:rPr>
            <w:rFonts w:ascii="Calibri" w:eastAsia="Times New Roman" w:hAnsi="Calibri" w:cs="Calibri"/>
            <w:color w:val="156082" w:themeColor="accent1"/>
            <w:sz w:val="20"/>
            <w:szCs w:val="20"/>
          </w:rPr>
          <w:instrText>"</w:instrText>
        </w:r>
        <w:r>
          <w:rPr>
            <w:rFonts w:ascii="Calibri" w:eastAsia="Times New Roman" w:hAnsi="Calibri" w:cs="Calibri"/>
            <w:color w:val="156082" w:themeColor="accent1"/>
            <w:sz w:val="20"/>
            <w:szCs w:val="20"/>
          </w:rPr>
          <w:fldChar w:fldCharType="separate"/>
        </w:r>
      </w:ins>
      <w:ins w:id="90" w:author="Margaret Julia Burnett" w:date="2026-03-26T17:14:00Z" w16du:dateUtc="2026-03-26T09:14:00Z">
        <w:r w:rsidRPr="00D0698D">
          <w:rPr>
            <w:rStyle w:val="Hyperlink"/>
            <w:rFonts w:ascii="Calibri" w:eastAsia="Times New Roman" w:hAnsi="Calibri" w:cs="Calibri"/>
            <w:sz w:val="20"/>
            <w:szCs w:val="20"/>
          </w:rPr>
          <w:t>https://www.caixabankresearch.com/en/economics-markets/activity-growth/how-manage-our-cognitive-biases-boost-private-pension-savings</w:t>
        </w:r>
      </w:ins>
      <w:ins w:id="91" w:author="Margaret Julia Burnett" w:date="2026-03-26T17:15:00Z" w16du:dateUtc="2026-03-26T09:15:00Z">
        <w:r>
          <w:rPr>
            <w:rFonts w:ascii="Calibri" w:eastAsia="Times New Roman" w:hAnsi="Calibri" w:cs="Calibri"/>
            <w:color w:val="156082" w:themeColor="accent1"/>
            <w:sz w:val="20"/>
            <w:szCs w:val="20"/>
          </w:rPr>
          <w:fldChar w:fldCharType="end"/>
        </w:r>
      </w:ins>
    </w:p>
    <w:p w14:paraId="78242F16" w14:textId="2B81CB05" w:rsidR="001139D7" w:rsidRDefault="001139D7" w:rsidP="001139D7">
      <w:pPr>
        <w:spacing w:after="0" w:line="240" w:lineRule="auto"/>
        <w:jc w:val="both"/>
        <w:rPr>
          <w:ins w:id="92" w:author="Margaret Julia Burnett" w:date="2026-03-26T17:15:00Z" w16du:dateUtc="2026-03-26T09:15:00Z"/>
          <w:rFonts w:ascii="Calibri" w:eastAsia="Times New Roman" w:hAnsi="Calibri" w:cs="Calibri"/>
          <w:color w:val="156082" w:themeColor="accent1"/>
          <w:sz w:val="20"/>
          <w:szCs w:val="20"/>
        </w:rPr>
      </w:pPr>
      <w:ins w:id="93" w:author="Margaret Julia Burnett" w:date="2026-03-26T17:15:00Z" w16du:dateUtc="2026-03-26T09:15:00Z">
        <w:r w:rsidRPr="001139D7">
          <w:rPr>
            <w:rFonts w:ascii="Calibri" w:eastAsia="Times New Roman" w:hAnsi="Calibri" w:cs="Calibri"/>
            <w:color w:val="156082" w:themeColor="accent1"/>
            <w:sz w:val="20"/>
            <w:szCs w:val="20"/>
          </w:rPr>
          <w:t>https://www.commissiononpoverty.gov.hk/eng/pdf/Final%20Report_Eng_Full.pdf</w:t>
        </w:r>
      </w:ins>
    </w:p>
    <w:p w14:paraId="4E9E364C" w14:textId="77777777" w:rsidR="001139D7" w:rsidRDefault="001139D7" w:rsidP="001139D7">
      <w:pPr>
        <w:spacing w:after="0" w:line="240" w:lineRule="auto"/>
        <w:jc w:val="both"/>
        <w:rPr>
          <w:ins w:id="94" w:author="Margaret Julia Burnett" w:date="2026-03-26T17:17:00Z" w16du:dateUtc="2026-03-26T09:17:00Z"/>
          <w:rFonts w:ascii="Calibri" w:eastAsia="Times New Roman" w:hAnsi="Calibri" w:cs="Calibri"/>
          <w:color w:val="156082" w:themeColor="accent1"/>
          <w:sz w:val="20"/>
          <w:szCs w:val="20"/>
        </w:rPr>
      </w:pPr>
    </w:p>
    <w:p w14:paraId="43A36093" w14:textId="2E5689A7" w:rsidR="001139D7" w:rsidRDefault="001139D7" w:rsidP="001139D7">
      <w:pPr>
        <w:spacing w:after="0" w:line="240" w:lineRule="auto"/>
        <w:jc w:val="both"/>
        <w:rPr>
          <w:ins w:id="95" w:author="Margaret Julia Burnett" w:date="2026-03-26T17:17:00Z" w16du:dateUtc="2026-03-26T09:17:00Z"/>
          <w:rFonts w:ascii="Calibri" w:eastAsia="Times New Roman" w:hAnsi="Calibri" w:cs="Calibri"/>
          <w:color w:val="156082" w:themeColor="accent1"/>
          <w:sz w:val="20"/>
          <w:szCs w:val="20"/>
        </w:rPr>
      </w:pPr>
      <w:ins w:id="96" w:author="Margaret Julia Burnett" w:date="2026-03-26T17:17:00Z">
        <w:r w:rsidRPr="001139D7">
          <w:rPr>
            <w:rFonts w:ascii="Calibri" w:eastAsia="Times New Roman" w:hAnsi="Calibri" w:cs="Calibri"/>
            <w:color w:val="156082" w:themeColor="accent1"/>
            <w:sz w:val="20"/>
            <w:szCs w:val="20"/>
          </w:rPr>
          <w:t>Designing a study to enhance retirement savings rates by improving public perception of banks requires a structured approach that maps consumer sentiment to specific behavioral levers. Using the </w:t>
        </w:r>
        <w:r w:rsidRPr="001139D7">
          <w:rPr>
            <w:rFonts w:ascii="Calibri" w:eastAsia="Times New Roman" w:hAnsi="Calibri" w:cs="Calibri"/>
            <w:b/>
            <w:bCs/>
            <w:color w:val="156082" w:themeColor="accent1"/>
            <w:sz w:val="20"/>
            <w:szCs w:val="20"/>
          </w:rPr>
          <w:t>Capacity-Willingness-Opportunity (CWO) framework</w:t>
        </w:r>
        <w:r w:rsidRPr="001139D7">
          <w:rPr>
            <w:rFonts w:ascii="Calibri" w:eastAsia="Times New Roman" w:hAnsi="Calibri" w:cs="Calibri"/>
            <w:color w:val="156082" w:themeColor="accent1"/>
            <w:sz w:val="20"/>
            <w:szCs w:val="20"/>
          </w:rPr>
          <w:t>, the study should examine how public perception (or lack thereof) regarding banks limits or enables retirement planning</w:t>
        </w:r>
      </w:ins>
      <w:ins w:id="97" w:author="Margaret Julia Burnett" w:date="2026-03-26T17:17:00Z" w16du:dateUtc="2026-03-26T09:17:00Z">
        <w:r>
          <w:rPr>
            <w:rFonts w:ascii="Calibri" w:eastAsia="Times New Roman" w:hAnsi="Calibri" w:cs="Calibri"/>
            <w:color w:val="156082" w:themeColor="accent1"/>
            <w:sz w:val="20"/>
            <w:szCs w:val="20"/>
          </w:rPr>
          <w:t xml:space="preserve">   </w:t>
        </w:r>
        <w:r w:rsidRPr="001139D7">
          <w:rPr>
            <w:rFonts w:ascii="Calibri" w:eastAsia="Times New Roman" w:hAnsi="Calibri" w:cs="Calibri"/>
            <w:color w:val="156082" w:themeColor="accent1"/>
            <w:sz w:val="20"/>
            <w:szCs w:val="20"/>
          </w:rPr>
          <w:t>https://www.emerald.com/books/edited-volume/21341/chapter-abstract/109591657/Save-Today-Secure-Tomorrow-A-Systematic-Review-of</w:t>
        </w:r>
      </w:ins>
    </w:p>
    <w:p w14:paraId="7BD35145" w14:textId="77777777" w:rsidR="001139D7" w:rsidRDefault="001139D7" w:rsidP="001139D7">
      <w:pPr>
        <w:spacing w:after="0" w:line="240" w:lineRule="auto"/>
        <w:jc w:val="both"/>
        <w:rPr>
          <w:ins w:id="98" w:author="Margaret Julia Burnett" w:date="2026-03-26T17:17:00Z" w16du:dateUtc="2026-03-26T09:17:00Z"/>
          <w:rFonts w:ascii="Calibri" w:eastAsia="Times New Roman" w:hAnsi="Calibri" w:cs="Calibri"/>
          <w:color w:val="156082" w:themeColor="accent1"/>
          <w:sz w:val="20"/>
          <w:szCs w:val="20"/>
        </w:rPr>
      </w:pPr>
    </w:p>
    <w:p w14:paraId="51D08503" w14:textId="77777777" w:rsidR="001139D7" w:rsidRDefault="001139D7" w:rsidP="001139D7">
      <w:pPr>
        <w:spacing w:after="0" w:line="240" w:lineRule="auto"/>
        <w:jc w:val="both"/>
        <w:rPr>
          <w:ins w:id="99" w:author="Margaret Julia Burnett" w:date="2026-03-26T17:15:00Z" w16du:dateUtc="2026-03-26T09:15:00Z"/>
          <w:rFonts w:ascii="Calibri" w:eastAsia="Times New Roman" w:hAnsi="Calibri" w:cs="Calibri"/>
          <w:color w:val="156082" w:themeColor="accent1"/>
          <w:sz w:val="20"/>
          <w:szCs w:val="20"/>
        </w:rPr>
      </w:pPr>
    </w:p>
    <w:p w14:paraId="79AF42B4" w14:textId="77777777" w:rsidR="001139D7" w:rsidRPr="001139D7" w:rsidRDefault="001139D7" w:rsidP="001139D7">
      <w:pPr>
        <w:spacing w:after="0" w:line="240" w:lineRule="auto"/>
        <w:jc w:val="both"/>
        <w:rPr>
          <w:rFonts w:ascii="Calibri" w:eastAsia="Times New Roman" w:hAnsi="Calibri" w:cs="Calibri"/>
          <w:color w:val="156082" w:themeColor="accent1"/>
          <w:sz w:val="20"/>
          <w:szCs w:val="20"/>
        </w:rPr>
      </w:pPr>
    </w:p>
    <w:p w14:paraId="73EC33BE" w14:textId="77777777" w:rsidR="002427EA" w:rsidRDefault="00000000">
      <w:pPr>
        <w:jc w:val="both"/>
        <w:rPr>
          <w:rFonts w:ascii="Times New Roman Bold" w:hAnsi="Times New Roman Bold" w:cs="Times New Roman Bold"/>
          <w:b/>
          <w:bCs/>
        </w:rPr>
      </w:pPr>
      <w:r>
        <w:rPr>
          <w:rFonts w:ascii="Times New Roman Bold" w:hAnsi="Times New Roman Bold" w:cs="Times New Roman Bold"/>
          <w:b/>
          <w:bCs/>
        </w:rPr>
        <w:t>6. Methodology</w:t>
      </w:r>
    </w:p>
    <w:p w14:paraId="4789F92F" w14:textId="3489D29D" w:rsidR="002427EA" w:rsidRDefault="00000000">
      <w:pPr>
        <w:jc w:val="both"/>
        <w:rPr>
          <w:rFonts w:ascii="Times New Roman" w:hAnsi="Times New Roman" w:cs="Times New Roman"/>
        </w:rPr>
      </w:pPr>
      <w:r>
        <w:rPr>
          <w:rFonts w:ascii="Times New Roman" w:hAnsi="Times New Roman" w:cs="Times New Roman" w:hint="eastAsia"/>
        </w:rPr>
        <w:t xml:space="preserve">This study adopts a mixed design of quantitative research and qualitative research, and the research </w:t>
      </w:r>
      <w:del w:id="100" w:author="Margaret Julia Burnett" w:date="2026-03-26T16:52:00Z" w16du:dateUtc="2026-03-26T08:52:00Z">
        <w:r w:rsidDel="0012004B">
          <w:rPr>
            <w:rFonts w:ascii="Times New Roman" w:hAnsi="Times New Roman" w:cs="Times New Roman" w:hint="eastAsia"/>
          </w:rPr>
          <w:delText xml:space="preserve">object </w:delText>
        </w:r>
      </w:del>
      <w:ins w:id="101" w:author="Margaret Julia Burnett" w:date="2026-03-26T16:52:00Z" w16du:dateUtc="2026-03-26T08:52:00Z">
        <w:r w:rsidR="0012004B">
          <w:rPr>
            <w:rFonts w:ascii="Times New Roman" w:hAnsi="Times New Roman" w:cs="Times New Roman"/>
          </w:rPr>
          <w:t>focus</w:t>
        </w:r>
        <w:r w:rsidR="0012004B">
          <w:rPr>
            <w:rFonts w:ascii="Times New Roman" w:hAnsi="Times New Roman" w:cs="Times New Roman" w:hint="eastAsia"/>
          </w:rPr>
          <w:t xml:space="preserve"> </w:t>
        </w:r>
      </w:ins>
      <w:r>
        <w:rPr>
          <w:rFonts w:ascii="Times New Roman" w:hAnsi="Times New Roman" w:cs="Times New Roman" w:hint="eastAsia"/>
        </w:rPr>
        <w:t>is private sector employees in Hong Kong. Quantitative research plays a leading role in the empirical literature on retirement</w:t>
      </w:r>
      <w:ins w:id="102" w:author="Margaret Julia Burnett" w:date="2026-03-26T16:52:00Z" w16du:dateUtc="2026-03-26T08:52:00Z">
        <w:r w:rsidR="0012004B">
          <w:rPr>
            <w:rFonts w:ascii="Times New Roman" w:hAnsi="Times New Roman" w:cs="Times New Roman"/>
          </w:rPr>
          <w:t xml:space="preserve"> what does this mean?</w:t>
        </w:r>
      </w:ins>
      <w:r>
        <w:rPr>
          <w:rFonts w:ascii="Times New Roman" w:hAnsi="Times New Roman" w:cs="Times New Roman" w:hint="eastAsia"/>
        </w:rPr>
        <w:t>. Although it can identify the factors that affect retirement decisions and transition experience, qualitative research is still needed to clarify people's subjective cognition of these decisions (Amabile, 2019). Overall,</w:t>
      </w:r>
      <w:r>
        <w:rPr>
          <w:rFonts w:ascii="Times New Roman" w:hAnsi="Times New Roman" w:cs="Times New Roman"/>
        </w:rPr>
        <w:t xml:space="preserve"> q</w:t>
      </w:r>
      <w:r>
        <w:rPr>
          <w:rFonts w:ascii="Times New Roman" w:eastAsia="Times New Roman" w:hAnsi="Times New Roman"/>
        </w:rPr>
        <w:t>uantitative data will provide the overall pattern, and qualitative data will help explain the reasons behind that pattern.</w:t>
      </w:r>
    </w:p>
    <w:p w14:paraId="13294EFA" w14:textId="77777777" w:rsidR="002427EA" w:rsidRDefault="00000000">
      <w:pPr>
        <w:numPr>
          <w:ilvl w:val="0"/>
          <w:numId w:val="5"/>
        </w:numPr>
        <w:jc w:val="both"/>
        <w:rPr>
          <w:rFonts w:ascii="Times New Roman" w:hAnsi="Times New Roman" w:cs="Times New Roman"/>
          <w:b/>
          <w:bCs/>
        </w:rPr>
      </w:pPr>
      <w:r>
        <w:rPr>
          <w:rFonts w:ascii="Times New Roman" w:hAnsi="Times New Roman" w:cs="Times New Roman" w:hint="eastAsia"/>
          <w:b/>
          <w:bCs/>
        </w:rPr>
        <w:t xml:space="preserve">Quantitative </w:t>
      </w:r>
      <w:r>
        <w:rPr>
          <w:rFonts w:ascii="Times New Roman" w:hAnsi="Times New Roman" w:cs="Times New Roman"/>
          <w:b/>
          <w:bCs/>
        </w:rPr>
        <w:t>Phase</w:t>
      </w:r>
    </w:p>
    <w:p w14:paraId="32C78A90" w14:textId="77777777" w:rsidR="002427EA" w:rsidRDefault="00000000">
      <w:pPr>
        <w:jc w:val="both"/>
        <w:rPr>
          <w:rFonts w:ascii="Times New Roman" w:hAnsi="Times New Roman" w:cs="Times New Roman"/>
        </w:rPr>
      </w:pPr>
      <w:r>
        <w:rPr>
          <w:rFonts w:ascii="Times New Roman" w:hAnsi="Times New Roman" w:cs="Times New Roman" w:hint="eastAsia"/>
        </w:rPr>
        <w:lastRenderedPageBreak/>
        <w:t>This study employs a cross-sectional quantitative survey design to effectively explore the relationship between CWO dimensions and financial retirement planning behaviors</w:t>
      </w:r>
      <w:r>
        <w:rPr>
          <w:rFonts w:ascii="Times New Roman" w:hAnsi="Times New Roman" w:cs="Times New Roman"/>
        </w:rPr>
        <w:t>, as well as perceptions of bank-led financial education</w:t>
      </w:r>
      <w:r>
        <w:rPr>
          <w:rFonts w:ascii="Times New Roman" w:hAnsi="Times New Roman" w:cs="Times New Roman" w:hint="eastAsia"/>
        </w:rPr>
        <w:t xml:space="preserve"> among the private sector employees in Hong Kong.</w:t>
      </w:r>
    </w:p>
    <w:p w14:paraId="2C1B8391" w14:textId="77777777" w:rsidR="002427EA" w:rsidRDefault="00000000">
      <w:pPr>
        <w:jc w:val="both"/>
        <w:rPr>
          <w:rFonts w:ascii="Times New Roman" w:hAnsi="Times New Roman" w:cs="Times New Roman"/>
        </w:rPr>
      </w:pPr>
      <w:r>
        <w:rPr>
          <w:rFonts w:ascii="Times New Roman" w:hAnsi="Times New Roman" w:cs="Times New Roman" w:hint="eastAsia"/>
        </w:rPr>
        <w:t xml:space="preserve">Gpower will be used to determine the minimum sample size of multiple regression. The significance level </w:t>
      </w:r>
      <w:r>
        <w:rPr>
          <w:rFonts w:ascii="Times New Roman" w:hAnsi="Times New Roman" w:cs="Times New Roman" w:hint="eastAsia"/>
        </w:rPr>
        <w:t>α</w:t>
      </w:r>
      <w:r>
        <w:rPr>
          <w:rFonts w:ascii="Times New Roman" w:hAnsi="Times New Roman" w:cs="Times New Roman" w:hint="eastAsia"/>
        </w:rPr>
        <w:t xml:space="preserve">=0.05, and 80% is regarded as the lowest acceptable test efficacy (Gefen et al., 2011). The model includes four predictor variables and the effect quantity f </w:t>
      </w:r>
      <w:r>
        <w:rPr>
          <w:rFonts w:ascii="Times New Roman" w:hAnsi="Times New Roman" w:cs="Times New Roman" w:hint="eastAsia"/>
        </w:rPr>
        <w:t>²</w:t>
      </w:r>
      <w:r>
        <w:rPr>
          <w:rFonts w:ascii="Times New Roman" w:hAnsi="Times New Roman" w:cs="Times New Roman" w:hint="eastAsia"/>
        </w:rPr>
        <w:t>=0.15. Based on the above parameters, it is calculated that the required samples are about 100.</w:t>
      </w:r>
    </w:p>
    <w:p w14:paraId="36930F91" w14:textId="2E672CF2" w:rsidR="002427EA" w:rsidRDefault="00000000">
      <w:pPr>
        <w:jc w:val="both"/>
        <w:rPr>
          <w:rFonts w:ascii="Times New Roman" w:hAnsi="Times New Roman" w:cs="Times New Roman"/>
        </w:rPr>
      </w:pPr>
      <w:r>
        <w:rPr>
          <w:rFonts w:ascii="Times New Roman" w:hAnsi="Times New Roman" w:cs="Times New Roman" w:hint="eastAsia"/>
        </w:rPr>
        <w:t>Data collection will be through online platform (e.g. Google Form) for online data collection. Data collection period is going to be 4-6 weeks of active survey distribution in multiple channels. Community organization network like NGOs could be a connection to distribute survey via NGOs' member communication. Moreover, online platform survey is a way to contact the target population in specific forums. Besides, collaborating with companies who employ target groups can be a workplace partnership to distribute the surveys.</w:t>
      </w:r>
      <w:ins w:id="103" w:author="Margaret Julia Burnett" w:date="2026-03-26T16:53:00Z" w16du:dateUtc="2026-03-26T08:53:00Z">
        <w:r w:rsidR="0012004B">
          <w:rPr>
            <w:rFonts w:ascii="Times New Roman" w:hAnsi="Times New Roman" w:cs="Times New Roman"/>
          </w:rPr>
          <w:t xml:space="preserve"> You need to be very clear who you are targeting and how you expect them to help / support the distribution</w:t>
        </w:r>
      </w:ins>
      <w:ins w:id="104" w:author="Margaret Julia Burnett" w:date="2026-03-26T16:54:00Z" w16du:dateUtc="2026-03-26T08:54:00Z">
        <w:r w:rsidR="0012004B">
          <w:rPr>
            <w:rFonts w:ascii="Times New Roman" w:hAnsi="Times New Roman" w:cs="Times New Roman"/>
          </w:rPr>
          <w:t xml:space="preserve"> of the survey.</w:t>
        </w:r>
      </w:ins>
    </w:p>
    <w:p w14:paraId="42C908DD" w14:textId="7C744573" w:rsidR="002427EA" w:rsidRDefault="00000000">
      <w:pPr>
        <w:jc w:val="both"/>
        <w:rPr>
          <w:rFonts w:ascii="Times New Roman" w:hAnsi="Times New Roman" w:cs="Times New Roman"/>
        </w:rPr>
      </w:pPr>
      <w:r>
        <w:rPr>
          <w:rFonts w:ascii="Times New Roman" w:hAnsi="Times New Roman" w:cs="Times New Roman" w:hint="eastAsia"/>
        </w:rPr>
        <w:t>The collected data will be</w:t>
      </w:r>
      <w:r>
        <w:rPr>
          <w:rFonts w:ascii="Times New Roman" w:hAnsi="Times New Roman" w:cs="Times New Roman"/>
        </w:rPr>
        <w:t xml:space="preserve"> prepossessed</w:t>
      </w:r>
      <w:ins w:id="105" w:author="Margaret Julia Burnett" w:date="2026-03-26T16:54:00Z" w16du:dateUtc="2026-03-26T08:54:00Z">
        <w:r w:rsidR="0012004B">
          <w:rPr>
            <w:rFonts w:ascii="Times New Roman" w:hAnsi="Times New Roman" w:cs="Times New Roman"/>
          </w:rPr>
          <w:t xml:space="preserve"> (??)</w:t>
        </w:r>
      </w:ins>
      <w:r>
        <w:rPr>
          <w:rFonts w:ascii="Times New Roman" w:hAnsi="Times New Roman" w:cs="Times New Roman" w:hint="eastAsia"/>
        </w:rPr>
        <w:t xml:space="preserve"> by editing, coding and classification, and then descriptive statistical analysis will be carried out by SPSS/R analysis tool. Finally, PLS-SEM analysis will be carried out by using Smartpls 4.0 to evaluate the reliability and validity of the measurement model and test the hypothesis relationship of the structural model.</w:t>
      </w:r>
      <w:ins w:id="106" w:author="Margaret Julia Burnett" w:date="2026-03-26T16:54:00Z" w16du:dateUtc="2026-03-26T08:54:00Z">
        <w:r w:rsidR="0012004B">
          <w:rPr>
            <w:rFonts w:ascii="Times New Roman" w:hAnsi="Times New Roman" w:cs="Times New Roman"/>
          </w:rPr>
          <w:t xml:space="preserve"> What are the variables and how are they built into the </w:t>
        </w:r>
      </w:ins>
      <w:ins w:id="107" w:author="Margaret Julia Burnett" w:date="2026-03-26T16:55:00Z" w16du:dateUtc="2026-03-26T08:55:00Z">
        <w:r w:rsidR="0012004B">
          <w:rPr>
            <w:rFonts w:ascii="Times New Roman" w:hAnsi="Times New Roman" w:cs="Times New Roman"/>
          </w:rPr>
          <w:t>research hypothesis?</w:t>
        </w:r>
      </w:ins>
    </w:p>
    <w:p w14:paraId="3565E24C" w14:textId="77777777" w:rsidR="002427EA" w:rsidRDefault="00000000">
      <w:pPr>
        <w:numPr>
          <w:ilvl w:val="0"/>
          <w:numId w:val="5"/>
        </w:numPr>
        <w:jc w:val="both"/>
        <w:rPr>
          <w:rFonts w:ascii="Times New Roman" w:hAnsi="Times New Roman" w:cs="Times New Roman"/>
          <w:b/>
          <w:bCs/>
        </w:rPr>
      </w:pPr>
      <w:r>
        <w:rPr>
          <w:rFonts w:ascii="Times New Roman" w:hAnsi="Times New Roman" w:cs="Times New Roman" w:hint="eastAsia"/>
          <w:b/>
          <w:bCs/>
        </w:rPr>
        <w:t>Qualitative Phase</w:t>
      </w:r>
    </w:p>
    <w:p w14:paraId="20A7598C" w14:textId="3A0197AA" w:rsidR="002427EA" w:rsidRDefault="00000000">
      <w:pPr>
        <w:widowControl/>
        <w:spacing w:after="0" w:line="240" w:lineRule="auto"/>
        <w:jc w:val="both"/>
        <w:rPr>
          <w:rFonts w:ascii="Times New Roman" w:eastAsia="Times New Roman" w:hAnsi="Times New Roman"/>
        </w:rPr>
      </w:pPr>
      <w:r>
        <w:rPr>
          <w:rFonts w:ascii="Times New Roman" w:hAnsi="Times New Roman" w:cs="Times New Roman" w:hint="eastAsia"/>
        </w:rPr>
        <w:t xml:space="preserve">The second phase </w:t>
      </w:r>
      <w:r>
        <w:rPr>
          <w:rFonts w:ascii="Times New Roman" w:hAnsi="Times New Roman" w:cs="Times New Roman"/>
        </w:rPr>
        <w:t xml:space="preserve">of study will use </w:t>
      </w:r>
      <w:r>
        <w:rPr>
          <w:rFonts w:ascii="Times New Roman" w:hAnsi="Times New Roman" w:cs="Times New Roman" w:hint="eastAsia"/>
        </w:rPr>
        <w:t>in-depth interview to comprehensively capture the real experience and views of the research object</w:t>
      </w:r>
      <w:ins w:id="108" w:author="Margaret Julia Burnett" w:date="2026-03-26T16:55:00Z" w16du:dateUtc="2026-03-26T08:55:00Z">
        <w:r w:rsidR="0012004B">
          <w:rPr>
            <w:rFonts w:ascii="Times New Roman" w:hAnsi="Times New Roman" w:cs="Times New Roman"/>
          </w:rPr>
          <w:t xml:space="preserve"> (both public and banks?)</w:t>
        </w:r>
      </w:ins>
      <w:r>
        <w:rPr>
          <w:rFonts w:ascii="Times New Roman" w:hAnsi="Times New Roman" w:cs="Times New Roman"/>
        </w:rPr>
        <w:t xml:space="preserve">, </w:t>
      </w:r>
      <w:r>
        <w:rPr>
          <w:rFonts w:ascii="Times New Roman" w:eastAsia="Times New Roman" w:hAnsi="Times New Roman"/>
        </w:rPr>
        <w:t>to interpret the survey results in more depth. This phase is necessary because retirement planning is shaped not only by measurable variables, but also by personal experience, trust, habits, and context (</w:t>
      </w:r>
      <w:r>
        <w:rPr>
          <w:rFonts w:ascii="Times New Roman" w:hAnsi="Times New Roman" w:cs="Times New Roman" w:hint="eastAsia"/>
        </w:rPr>
        <w:t>Amabile, 2019</w:t>
      </w:r>
      <w:r>
        <w:rPr>
          <w:rFonts w:ascii="Times New Roman" w:hAnsi="Times New Roman" w:cs="Times New Roman"/>
        </w:rPr>
        <w:t>)</w:t>
      </w:r>
      <w:r>
        <w:rPr>
          <w:rFonts w:ascii="Times New Roman" w:eastAsia="Times New Roman" w:hAnsi="Times New Roman"/>
        </w:rPr>
        <w:t>. The interview guide will follow a CWO-based structure and will be designed to explore how participants interpret the issues raised in Research Questions 1 to 3.</w:t>
      </w:r>
      <w:ins w:id="109" w:author="Margaret Julia Burnett" w:date="2026-03-26T16:55:00Z" w16du:dateUtc="2026-03-26T08:55:00Z">
        <w:r w:rsidR="0012004B">
          <w:rPr>
            <w:rFonts w:ascii="Times New Roman" w:eastAsia="Times New Roman" w:hAnsi="Times New Roman"/>
          </w:rPr>
          <w:t xml:space="preserve"> Will the interview be in parallel to the survey or will the survey </w:t>
        </w:r>
      </w:ins>
      <w:ins w:id="110" w:author="Margaret Julia Burnett" w:date="2026-03-26T16:56:00Z" w16du:dateUtc="2026-03-26T08:56:00Z">
        <w:r w:rsidR="0012004B">
          <w:rPr>
            <w:rFonts w:ascii="Times New Roman" w:eastAsia="Times New Roman" w:hAnsi="Times New Roman"/>
          </w:rPr>
          <w:t>results</w:t>
        </w:r>
      </w:ins>
      <w:ins w:id="111" w:author="Margaret Julia Burnett" w:date="2026-03-26T16:55:00Z" w16du:dateUtc="2026-03-26T08:55:00Z">
        <w:r w:rsidR="0012004B">
          <w:rPr>
            <w:rFonts w:ascii="Times New Roman" w:eastAsia="Times New Roman" w:hAnsi="Times New Roman"/>
          </w:rPr>
          <w:t xml:space="preserve"> shape the interview</w:t>
        </w:r>
      </w:ins>
      <w:ins w:id="112" w:author="Margaret Julia Burnett" w:date="2026-03-26T16:56:00Z" w16du:dateUtc="2026-03-26T08:56:00Z">
        <w:r w:rsidR="0012004B">
          <w:rPr>
            <w:rFonts w:ascii="Times New Roman" w:eastAsia="Times New Roman" w:hAnsi="Times New Roman"/>
          </w:rPr>
          <w:t xml:space="preserve"> questions?</w:t>
        </w:r>
      </w:ins>
    </w:p>
    <w:p w14:paraId="4F2324D4" w14:textId="77777777" w:rsidR="002427EA" w:rsidRDefault="00000000">
      <w:pPr>
        <w:numPr>
          <w:ilvl w:val="0"/>
          <w:numId w:val="5"/>
        </w:numPr>
        <w:jc w:val="both"/>
        <w:rPr>
          <w:rFonts w:ascii="Times New Roman" w:hAnsi="Times New Roman" w:cs="Times New Roman"/>
          <w:b/>
          <w:bCs/>
        </w:rPr>
      </w:pPr>
      <w:r>
        <w:rPr>
          <w:rFonts w:ascii="Times New Roman" w:hAnsi="Times New Roman" w:cs="Times New Roman" w:hint="eastAsia"/>
          <w:b/>
          <w:bCs/>
        </w:rPr>
        <w:t>In-depth interview</w:t>
      </w:r>
    </w:p>
    <w:p w14:paraId="1248B21C" w14:textId="5EC98EF1" w:rsidR="002427EA" w:rsidRDefault="00000000">
      <w:pPr>
        <w:jc w:val="both"/>
        <w:rPr>
          <w:rFonts w:ascii="Times New Roman" w:hAnsi="Times New Roman" w:cs="Times New Roman"/>
        </w:rPr>
      </w:pPr>
      <w:r>
        <w:rPr>
          <w:rFonts w:ascii="Times New Roman" w:hAnsi="Times New Roman" w:cs="Times New Roman" w:hint="eastAsia"/>
        </w:rPr>
        <w:t>This study uses the purposive sampling method (Patton, 1990) to select respondents from different industries and management levels</w:t>
      </w:r>
      <w:ins w:id="113" w:author="Margaret Julia Burnett" w:date="2026-03-26T16:57:00Z" w16du:dateUtc="2026-03-26T08:57:00Z">
        <w:r w:rsidR="0012004B">
          <w:rPr>
            <w:rFonts w:ascii="Times New Roman" w:hAnsi="Times New Roman" w:cs="Times New Roman"/>
          </w:rPr>
          <w:t xml:space="preserve"> in the general public? Will</w:t>
        </w:r>
      </w:ins>
      <w:ins w:id="114" w:author="Margaret Julia Burnett" w:date="2026-03-26T16:58:00Z" w16du:dateUtc="2026-03-26T08:58:00Z">
        <w:r w:rsidR="0012004B">
          <w:rPr>
            <w:rFonts w:ascii="Times New Roman" w:hAnsi="Times New Roman" w:cs="Times New Roman"/>
          </w:rPr>
          <w:t xml:space="preserve"> you interview the banks to get their perspective?</w:t>
        </w:r>
      </w:ins>
      <w:r>
        <w:rPr>
          <w:rFonts w:ascii="Times New Roman" w:hAnsi="Times New Roman" w:cs="Times New Roman" w:hint="eastAsia"/>
        </w:rPr>
        <w:t>. The main data collection method is semi-structured one-on-one interview, which usually lasts 60 to 120 minutes, and follows the standardized interview process uniformly used by all members of the research team (</w:t>
      </w:r>
      <w:r>
        <w:rPr>
          <w:rFonts w:ascii="Times New Roman" w:hAnsi="Times New Roman" w:cs="Times New Roman"/>
        </w:rPr>
        <w:t>Vough et al., 2015</w:t>
      </w:r>
      <w:r>
        <w:rPr>
          <w:rFonts w:ascii="Times New Roman" w:hAnsi="Times New Roman" w:cs="Times New Roman" w:hint="eastAsia"/>
        </w:rPr>
        <w:t>). In addition, follow-up questions will be raised during the interview to obtain detailed information on key topics</w:t>
      </w:r>
      <w:ins w:id="115" w:author="Margaret Julia Burnett" w:date="2026-03-26T16:58:00Z" w16du:dateUtc="2026-03-26T08:58:00Z">
        <w:r w:rsidR="0012004B">
          <w:rPr>
            <w:rFonts w:ascii="Times New Roman" w:hAnsi="Times New Roman" w:cs="Times New Roman"/>
          </w:rPr>
          <w:t xml:space="preserve"> such as?</w:t>
        </w:r>
      </w:ins>
      <w:r>
        <w:rPr>
          <w:rFonts w:ascii="Times New Roman" w:hAnsi="Times New Roman" w:cs="Times New Roman" w:hint="eastAsia"/>
        </w:rPr>
        <w:t>.</w:t>
      </w:r>
    </w:p>
    <w:p w14:paraId="09E58E87" w14:textId="16A6107F" w:rsidR="002427EA" w:rsidRDefault="00000000">
      <w:pPr>
        <w:jc w:val="both"/>
        <w:rPr>
          <w:rFonts w:ascii="Times New Roman" w:hAnsi="Times New Roman" w:cs="Times New Roman"/>
        </w:rPr>
      </w:pPr>
      <w:r>
        <w:rPr>
          <w:rFonts w:ascii="Times New Roman" w:hAnsi="Times New Roman" w:cs="Times New Roman" w:hint="eastAsia"/>
        </w:rPr>
        <w:lastRenderedPageBreak/>
        <w:t>Regarding the determination of interview sample size, Glaser and Strauss (1967) proposed that the sample size should continue to increase until no new theoretical opinions appear, that is, it reaches saturation</w:t>
      </w:r>
      <w:ins w:id="116" w:author="Margaret Julia Burnett" w:date="2026-03-26T16:58:00Z" w16du:dateUtc="2026-03-26T08:58:00Z">
        <w:r w:rsidR="0012004B">
          <w:rPr>
            <w:rFonts w:ascii="Times New Roman" w:hAnsi="Times New Roman" w:cs="Times New Roman"/>
          </w:rPr>
          <w:t xml:space="preserve"> that would be quite a lot for </w:t>
        </w:r>
      </w:ins>
      <w:ins w:id="117" w:author="Margaret Julia Burnett" w:date="2026-03-26T16:59:00Z" w16du:dateUtc="2026-03-26T08:59:00Z">
        <w:r w:rsidR="0012004B">
          <w:rPr>
            <w:rFonts w:ascii="Times New Roman" w:hAnsi="Times New Roman" w:cs="Times New Roman"/>
          </w:rPr>
          <w:t>interviews</w:t>
        </w:r>
      </w:ins>
      <w:ins w:id="118" w:author="Margaret Julia Burnett" w:date="2026-03-26T16:58:00Z" w16du:dateUtc="2026-03-26T08:58:00Z">
        <w:r w:rsidR="0012004B">
          <w:rPr>
            <w:rFonts w:ascii="Times New Roman" w:hAnsi="Times New Roman" w:cs="Times New Roman"/>
          </w:rPr>
          <w:t>, but since you are also doing a survey you could do</w:t>
        </w:r>
      </w:ins>
      <w:ins w:id="119" w:author="Margaret Julia Burnett" w:date="2026-03-26T16:59:00Z" w16du:dateUtc="2026-03-26T08:59:00Z">
        <w:r w:rsidR="0012004B">
          <w:rPr>
            <w:rFonts w:ascii="Times New Roman" w:hAnsi="Times New Roman" w:cs="Times New Roman"/>
          </w:rPr>
          <w:t xml:space="preserve"> less interviews and have them be more purposeful and indepth.</w:t>
        </w:r>
      </w:ins>
      <w:r>
        <w:rPr>
          <w:rFonts w:ascii="Times New Roman" w:hAnsi="Times New Roman" w:cs="Times New Roman" w:hint="eastAsia"/>
        </w:rPr>
        <w:t>. Guest et al. (2006) achieved saturation at the 12th time; Mason (2010) pointed out that many studies actually determine the sample size according to integers such as 10 and 20, rather than strictly based on saturation. Malterud et al. (2016) proposed that if the information provided by respondents is of high quality, the sample size can be relatively reduced. Based on the above research, this study determines the sample size of in-depth interviews of about 10 people.</w:t>
      </w:r>
    </w:p>
    <w:p w14:paraId="469986EB" w14:textId="77777777" w:rsidR="002427EA" w:rsidRDefault="00000000">
      <w:pPr>
        <w:jc w:val="both"/>
      </w:pPr>
      <w:r>
        <w:rPr>
          <w:rFonts w:ascii="Times New Roman" w:eastAsia="Times New Roman" w:hAnsi="Times New Roman"/>
        </w:rPr>
        <w:t>The qualitative sample will be selected purposively to capture variation across industries, job levels, and retirement planning experiences. The interviews will explore how respondents understand the role of banks, what type of bank-led education feels useful, and which barriers matter most in practice.</w:t>
      </w:r>
    </w:p>
    <w:p w14:paraId="0AD9AFDA" w14:textId="4981F713" w:rsidR="002427EA" w:rsidRDefault="00000000">
      <w:pPr>
        <w:jc w:val="both"/>
      </w:pPr>
      <w:r>
        <w:rPr>
          <w:rFonts w:ascii="Times New Roman" w:eastAsia="Times New Roman" w:hAnsi="Times New Roman"/>
        </w:rPr>
        <w:t>The qualitative findings will also help refine the practical recommendations for banks. In other words, the qualitative phase is not just supplementary; it is the stage that turns the survey results into a usable proposal for action.</w:t>
      </w:r>
      <w:ins w:id="120" w:author="Margaret Julia Burnett" w:date="2026-03-26T17:00:00Z" w16du:dateUtc="2026-03-26T09:00:00Z">
        <w:r w:rsidR="00A82F01">
          <w:rPr>
            <w:rFonts w:ascii="Times New Roman" w:eastAsia="Times New Roman" w:hAnsi="Times New Roman"/>
          </w:rPr>
          <w:t xml:space="preserve"> And can also help with interviewing reps from the banks?</w:t>
        </w:r>
      </w:ins>
    </w:p>
    <w:p w14:paraId="5C3C06CD" w14:textId="77777777" w:rsidR="002427EA" w:rsidRDefault="00000000">
      <w:pPr>
        <w:numPr>
          <w:ilvl w:val="0"/>
          <w:numId w:val="5"/>
        </w:numPr>
        <w:jc w:val="both"/>
        <w:rPr>
          <w:rFonts w:ascii="Times New Roman" w:hAnsi="Times New Roman" w:cs="Times New Roman"/>
          <w:b/>
          <w:bCs/>
        </w:rPr>
      </w:pPr>
      <w:r>
        <w:rPr>
          <w:rFonts w:ascii="Times New Roman" w:hAnsi="Times New Roman" w:cs="Times New Roman" w:hint="eastAsia"/>
          <w:b/>
          <w:bCs/>
        </w:rPr>
        <w:t>Ethical consideration</w:t>
      </w:r>
    </w:p>
    <w:p w14:paraId="05DDC0B1" w14:textId="77777777" w:rsidR="002427EA" w:rsidRDefault="00000000">
      <w:pPr>
        <w:jc w:val="both"/>
        <w:rPr>
          <w:rFonts w:ascii="Times New Roman" w:hAnsi="Times New Roman" w:cs="Times New Roman"/>
        </w:rPr>
      </w:pPr>
      <w:r>
        <w:rPr>
          <w:rFonts w:ascii="Times New Roman" w:hAnsi="Times New Roman" w:cs="Times New Roman" w:hint="eastAsia"/>
        </w:rPr>
        <w:t>This study will use validated quantitative and qualitative measurement tools, all of which are written in English. Since the research sample may include multiple language users, the questionnaire and interview materials need to be translated to reduce the possible deviation caused by cultural and language differences (Kim&amp;Han, 2004).</w:t>
      </w:r>
    </w:p>
    <w:p w14:paraId="2735EE17" w14:textId="77777777" w:rsidR="002427EA" w:rsidRDefault="00000000">
      <w:pPr>
        <w:jc w:val="both"/>
        <w:rPr>
          <w:rFonts w:ascii="Times New Roman" w:hAnsi="Times New Roman" w:cs="Times New Roman"/>
        </w:rPr>
      </w:pPr>
      <w:r>
        <w:rPr>
          <w:rFonts w:ascii="Times New Roman" w:hAnsi="Times New Roman" w:cs="Times New Roman" w:hint="eastAsia"/>
        </w:rPr>
        <w:t>In-depth interviews will be conducted face-to-face, and professional experts should be invited to participate in the translation work. In order to enhance the participation of respondents and related personnel, researchers may provide them with certain monetary rewards.</w:t>
      </w:r>
    </w:p>
    <w:p w14:paraId="5AFBAD23" w14:textId="77777777" w:rsidR="002427EA" w:rsidRDefault="00000000">
      <w:pPr>
        <w:jc w:val="both"/>
        <w:rPr>
          <w:rFonts w:ascii="Times New Roman" w:hAnsi="Times New Roman" w:cs="Times New Roman"/>
        </w:rPr>
      </w:pPr>
      <w:r>
        <w:rPr>
          <w:rFonts w:ascii="Times New Roman" w:hAnsi="Times New Roman" w:cs="Times New Roman" w:hint="eastAsia"/>
        </w:rPr>
        <w:t xml:space="preserve">As of ethical consideration, no personal identifiable information should be collected. The data should be able to withdraw at any point, but in a secure online platform and encrypted data. </w:t>
      </w:r>
    </w:p>
    <w:p w14:paraId="042E0E2E" w14:textId="77777777" w:rsidR="002427EA" w:rsidRDefault="002427EA">
      <w:pPr>
        <w:jc w:val="both"/>
        <w:rPr>
          <w:rFonts w:ascii="Times New Roman" w:hAnsi="Times New Roman" w:cs="Times New Roman"/>
        </w:rPr>
      </w:pPr>
    </w:p>
    <w:p w14:paraId="75E2B4DA" w14:textId="77777777" w:rsidR="002427EA" w:rsidRDefault="00000000">
      <w:pPr>
        <w:jc w:val="both"/>
        <w:rPr>
          <w:rFonts w:ascii="Times New Roman" w:hAnsi="Times New Roman" w:cs="Times New Roman"/>
          <w:b/>
          <w:bCs/>
        </w:rPr>
      </w:pPr>
      <w:r>
        <w:rPr>
          <w:rFonts w:ascii="Times New Roman" w:hAnsi="Times New Roman" w:cs="Times New Roman"/>
          <w:b/>
          <w:bCs/>
        </w:rPr>
        <w:t xml:space="preserve">7. Potential </w:t>
      </w:r>
      <w:r>
        <w:rPr>
          <w:rFonts w:ascii="Times New Roman" w:hAnsi="Times New Roman" w:cs="Times New Roman" w:hint="eastAsia"/>
          <w:b/>
          <w:bCs/>
        </w:rPr>
        <w:t>Deliverable</w:t>
      </w:r>
    </w:p>
    <w:p w14:paraId="15410D9A" w14:textId="77777777" w:rsidR="002427EA" w:rsidRDefault="00000000">
      <w:pPr>
        <w:jc w:val="both"/>
        <w:rPr>
          <w:rFonts w:ascii="Times New Roman" w:hAnsi="Times New Roman" w:cs="Times New Roman"/>
        </w:rPr>
      </w:pPr>
      <w:r>
        <w:rPr>
          <w:rFonts w:ascii="Times New Roman" w:hAnsi="Times New Roman" w:cs="Times New Roman"/>
        </w:rPr>
        <w:t>1) Academic Thesis: Documenting the research conclusion and implication of CWO framework to bank-led financial education in Hong Kong before 30 June 2026</w:t>
      </w:r>
    </w:p>
    <w:p w14:paraId="7BB390E7" w14:textId="77777777" w:rsidR="002427EA" w:rsidRDefault="00000000">
      <w:pPr>
        <w:jc w:val="both"/>
        <w:rPr>
          <w:ins w:id="121" w:author="Margaret Julia Burnett" w:date="2026-03-26T17:01:00Z" w16du:dateUtc="2026-03-26T09:01:00Z"/>
          <w:rFonts w:ascii="Times New Roman" w:hAnsi="Times New Roman" w:cs="Times New Roman"/>
        </w:rPr>
      </w:pPr>
      <w:r>
        <w:rPr>
          <w:rFonts w:ascii="Times New Roman" w:hAnsi="Times New Roman" w:cs="Times New Roman"/>
        </w:rPr>
        <w:t>2) Policy Toolkit for Banks:</w:t>
      </w:r>
      <w:r>
        <w:rPr>
          <w:rFonts w:ascii="Times New Roman" w:hAnsi="Times New Roman" w:cs="Times New Roman" w:hint="eastAsia"/>
        </w:rPr>
        <w:t xml:space="preserve"> a practical package that includes suggestions for financial education design and a simple evaluation framework to assess whether the education is effective.</w:t>
      </w:r>
    </w:p>
    <w:p w14:paraId="042B3A4C" w14:textId="78B09C53" w:rsidR="00A82F01" w:rsidRDefault="00A82F01">
      <w:pPr>
        <w:jc w:val="both"/>
        <w:rPr>
          <w:ins w:id="122" w:author="Margaret Julia Burnett" w:date="2026-03-26T17:03:00Z" w16du:dateUtc="2026-03-26T09:03:00Z"/>
          <w:rFonts w:ascii="Times New Roman" w:hAnsi="Times New Roman" w:cs="Times New Roman"/>
        </w:rPr>
      </w:pPr>
      <w:ins w:id="123" w:author="Margaret Julia Burnett" w:date="2026-03-26T17:01:00Z" w16du:dateUtc="2026-03-26T09:01:00Z">
        <w:r>
          <w:rPr>
            <w:rFonts w:ascii="Times New Roman" w:hAnsi="Times New Roman" w:cs="Times New Roman"/>
          </w:rPr>
          <w:t>With the time you have it is more likely you may design / develop some specific activit</w:t>
        </w:r>
      </w:ins>
      <w:ins w:id="124" w:author="Margaret Julia Burnett" w:date="2026-03-26T17:02:00Z" w16du:dateUtc="2026-03-26T09:02:00Z">
        <w:r>
          <w:rPr>
            <w:rFonts w:ascii="Times New Roman" w:hAnsi="Times New Roman" w:cs="Times New Roman"/>
          </w:rPr>
          <w:t xml:space="preserve">ies or </w:t>
        </w:r>
        <w:r>
          <w:rPr>
            <w:rFonts w:ascii="Times New Roman" w:hAnsi="Times New Roman" w:cs="Times New Roman"/>
          </w:rPr>
          <w:lastRenderedPageBreak/>
          <w:t>initiatives that both the public and the banks agree to be the most feasible in enhancing the CWO of retirement savers.</w:t>
        </w:r>
      </w:ins>
    </w:p>
    <w:p w14:paraId="1379DADA" w14:textId="77777777" w:rsidR="00A82F01" w:rsidRDefault="00A82F01">
      <w:pPr>
        <w:jc w:val="both"/>
        <w:rPr>
          <w:rFonts w:ascii="Times New Roman" w:hAnsi="Times New Roman" w:cs="Times New Roman"/>
        </w:rPr>
      </w:pPr>
    </w:p>
    <w:p w14:paraId="32CAE475" w14:textId="77777777" w:rsidR="002427EA" w:rsidRDefault="00000000">
      <w:pPr>
        <w:jc w:val="both"/>
        <w:rPr>
          <w:rFonts w:ascii="Times New Roman" w:hAnsi="Times New Roman" w:cs="Times New Roman"/>
        </w:rPr>
      </w:pPr>
      <w:r>
        <w:rPr>
          <w:rFonts w:ascii="Times New Roman" w:hAnsi="Times New Roman" w:cs="Times New Roman" w:hint="eastAsia"/>
        </w:rPr>
        <w:br w:type="page"/>
      </w:r>
    </w:p>
    <w:p w14:paraId="2CAB1DC5" w14:textId="77777777" w:rsidR="002427EA" w:rsidRDefault="00000000">
      <w:pPr>
        <w:pStyle w:val="Heading1"/>
        <w:keepNext w:val="0"/>
        <w:keepLines w:val="0"/>
        <w:widowControl/>
        <w:spacing w:before="0" w:after="0" w:line="48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References</w:t>
      </w:r>
    </w:p>
    <w:p w14:paraId="3BA1CA0F"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Amabile, T. M. (2019). Understanding Retirement Requires Getting Inside People’s Stories: A Call for More Qualitative Research. </w:t>
      </w:r>
      <w:r>
        <w:rPr>
          <w:rFonts w:ascii="Times New Roman" w:hAnsi="Times New Roman"/>
          <w:i/>
          <w:iCs/>
          <w:sz w:val="22"/>
          <w:szCs w:val="22"/>
        </w:rPr>
        <w:t>Work, Aging and Retirement</w:t>
      </w:r>
      <w:r>
        <w:rPr>
          <w:rFonts w:ascii="Times New Roman" w:hAnsi="Times New Roman"/>
          <w:sz w:val="22"/>
          <w:szCs w:val="22"/>
        </w:rPr>
        <w:t xml:space="preserve">, </w:t>
      </w:r>
      <w:r>
        <w:rPr>
          <w:rFonts w:ascii="Times New Roman" w:hAnsi="Times New Roman"/>
          <w:i/>
          <w:iCs/>
          <w:sz w:val="22"/>
          <w:szCs w:val="22"/>
        </w:rPr>
        <w:t>5</w:t>
      </w:r>
      <w:r>
        <w:rPr>
          <w:rFonts w:ascii="Times New Roman" w:hAnsi="Times New Roman"/>
          <w:sz w:val="22"/>
          <w:szCs w:val="22"/>
        </w:rPr>
        <w:t>(3), 207–211. https://doi.org/10.1093/workar/waz007</w:t>
      </w:r>
    </w:p>
    <w:p w14:paraId="48D183D4"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Bandara, S., &amp; Durairatnam, S. (2025). Financial planning for retirement among private sector employees in Sri Lankan financial institutions. </w:t>
      </w:r>
      <w:r>
        <w:rPr>
          <w:rFonts w:ascii="Times New Roman" w:hAnsi="Times New Roman"/>
          <w:i/>
          <w:iCs/>
          <w:sz w:val="22"/>
          <w:szCs w:val="22"/>
        </w:rPr>
        <w:t>Technium Social Sciences Journal</w:t>
      </w:r>
      <w:r>
        <w:rPr>
          <w:rFonts w:ascii="Times New Roman" w:hAnsi="Times New Roman"/>
          <w:sz w:val="22"/>
          <w:szCs w:val="22"/>
        </w:rPr>
        <w:t xml:space="preserve">, </w:t>
      </w:r>
      <w:r>
        <w:rPr>
          <w:rFonts w:ascii="Times New Roman" w:hAnsi="Times New Roman"/>
          <w:i/>
          <w:iCs/>
          <w:sz w:val="22"/>
          <w:szCs w:val="22"/>
        </w:rPr>
        <w:t>67</w:t>
      </w:r>
      <w:r>
        <w:rPr>
          <w:rFonts w:ascii="Times New Roman" w:hAnsi="Times New Roman"/>
          <w:sz w:val="22"/>
          <w:szCs w:val="22"/>
        </w:rPr>
        <w:t>, 290–302. https://doi.org/10.47577/tssj.v67i1.12210</w:t>
      </w:r>
    </w:p>
    <w:p w14:paraId="28BB48D0"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Blumberg, M., &amp; Pringle, C. D. (1982). The Missing Opportunity in Organizational Research: Some Implications for a Theory of Work Performance. </w:t>
      </w:r>
      <w:r>
        <w:rPr>
          <w:rFonts w:ascii="Times New Roman" w:hAnsi="Times New Roman"/>
          <w:i/>
          <w:iCs/>
          <w:sz w:val="22"/>
          <w:szCs w:val="22"/>
        </w:rPr>
        <w:t>The Academy of Management Review</w:t>
      </w:r>
      <w:r>
        <w:rPr>
          <w:rFonts w:ascii="Times New Roman" w:hAnsi="Times New Roman"/>
          <w:sz w:val="22"/>
          <w:szCs w:val="22"/>
        </w:rPr>
        <w:t xml:space="preserve">, </w:t>
      </w:r>
      <w:r>
        <w:rPr>
          <w:rFonts w:ascii="Times New Roman" w:hAnsi="Times New Roman"/>
          <w:i/>
          <w:iCs/>
          <w:sz w:val="22"/>
          <w:szCs w:val="22"/>
        </w:rPr>
        <w:t>7</w:t>
      </w:r>
      <w:r>
        <w:rPr>
          <w:rFonts w:ascii="Times New Roman" w:hAnsi="Times New Roman"/>
          <w:sz w:val="22"/>
          <w:szCs w:val="22"/>
        </w:rPr>
        <w:t>(4). https://doi.org/10.2307/257222</w:t>
      </w:r>
    </w:p>
    <w:p w14:paraId="33E52383"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Census and Statistics Department. (2025). </w:t>
      </w:r>
      <w:r>
        <w:rPr>
          <w:rFonts w:ascii="Times New Roman" w:hAnsi="Times New Roman"/>
          <w:i/>
          <w:iCs/>
          <w:sz w:val="22"/>
          <w:szCs w:val="22"/>
        </w:rPr>
        <w:t xml:space="preserve">Quarterly Report of Employment and Vacancies Statistics </w:t>
      </w:r>
      <w:r>
        <w:rPr>
          <w:rFonts w:ascii="Times New Roman" w:hAnsi="Times New Roman"/>
          <w:sz w:val="22"/>
          <w:szCs w:val="22"/>
        </w:rPr>
        <w:t>. https://www.censtatd.gov.hk/wbr/B1050003/B10500032025QQ01/att/en/B10500032025QQ01.pdf</w:t>
      </w:r>
    </w:p>
    <w:p w14:paraId="78902B28"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Census and Statistics Department. (2009). </w:t>
      </w:r>
      <w:r>
        <w:rPr>
          <w:rFonts w:ascii="Times New Roman" w:hAnsi="Times New Roman"/>
          <w:i/>
          <w:iCs/>
          <w:sz w:val="22"/>
          <w:szCs w:val="22"/>
        </w:rPr>
        <w:t>Hong Kong Standard Industrial Classification (HSIC) Version 2.0</w:t>
      </w:r>
      <w:r>
        <w:rPr>
          <w:rFonts w:ascii="Times New Roman" w:hAnsi="Times New Roman"/>
          <w:sz w:val="22"/>
          <w:szCs w:val="22"/>
        </w:rPr>
        <w:t>. https://www.censtatd.gov.hk/en/data/stat_report/product/B2XX0005/att/B2XX0004012008XXXXB0300.pdf</w:t>
      </w:r>
    </w:p>
    <w:p w14:paraId="4DD4A42D"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Chou, K.-L., Yu, K.-M., Chan, W.-S., Chan, A. C. M., Lum, T. Y. S., &amp; Zhu, A. Y. F. (2014). Social and Psychological Barriers to Private Retirement Savings in Hong Kong. </w:t>
      </w:r>
      <w:r>
        <w:rPr>
          <w:rFonts w:ascii="Times New Roman" w:hAnsi="Times New Roman"/>
          <w:i/>
          <w:iCs/>
          <w:sz w:val="22"/>
          <w:szCs w:val="22"/>
        </w:rPr>
        <w:t>Journal of Aging &amp; Social Policy</w:t>
      </w:r>
      <w:r>
        <w:rPr>
          <w:rFonts w:ascii="Times New Roman" w:hAnsi="Times New Roman"/>
          <w:sz w:val="22"/>
          <w:szCs w:val="22"/>
        </w:rPr>
        <w:t xml:space="preserve">, </w:t>
      </w:r>
      <w:r>
        <w:rPr>
          <w:rFonts w:ascii="Times New Roman" w:hAnsi="Times New Roman"/>
          <w:i/>
          <w:iCs/>
          <w:sz w:val="22"/>
          <w:szCs w:val="22"/>
        </w:rPr>
        <w:t>26</w:t>
      </w:r>
      <w:r>
        <w:rPr>
          <w:rFonts w:ascii="Times New Roman" w:hAnsi="Times New Roman"/>
          <w:sz w:val="22"/>
          <w:szCs w:val="22"/>
        </w:rPr>
        <w:t>(4), 308–323. https://doi.org/10.1080/08959420.2014.939840</w:t>
      </w:r>
    </w:p>
    <w:p w14:paraId="71AB3BEB"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Civil Service Bureau. (n.d.). </w:t>
      </w:r>
      <w:r>
        <w:rPr>
          <w:rFonts w:ascii="Times New Roman" w:hAnsi="Times New Roman"/>
          <w:i/>
          <w:iCs/>
          <w:sz w:val="22"/>
          <w:szCs w:val="22"/>
        </w:rPr>
        <w:t>Civil Service Bureau - Civil Service pension schemes</w:t>
      </w:r>
      <w:r>
        <w:rPr>
          <w:rFonts w:ascii="Times New Roman" w:hAnsi="Times New Roman"/>
          <w:sz w:val="22"/>
          <w:szCs w:val="22"/>
        </w:rPr>
        <w:t>. Csb.gov.hk. https://www.csb.gov.hk/english/admin/retirement/184.html</w:t>
      </w:r>
    </w:p>
    <w:p w14:paraId="5126A3F3"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Gefen, D., Rigdon, E. E., &amp; Straub, D. (2011). Editor’s Comments: An Update and Extension to SEM Guidelines for Administrative and Social Science Research. </w:t>
      </w:r>
      <w:r>
        <w:rPr>
          <w:rFonts w:ascii="Times New Roman" w:hAnsi="Times New Roman"/>
          <w:i/>
          <w:iCs/>
          <w:sz w:val="22"/>
          <w:szCs w:val="22"/>
        </w:rPr>
        <w:t>MIS Quarterly</w:t>
      </w:r>
      <w:r>
        <w:rPr>
          <w:rFonts w:ascii="Times New Roman" w:hAnsi="Times New Roman"/>
          <w:sz w:val="22"/>
          <w:szCs w:val="22"/>
        </w:rPr>
        <w:t xml:space="preserve">, </w:t>
      </w:r>
      <w:r>
        <w:rPr>
          <w:rFonts w:ascii="Times New Roman" w:hAnsi="Times New Roman"/>
          <w:i/>
          <w:iCs/>
          <w:sz w:val="22"/>
          <w:szCs w:val="22"/>
        </w:rPr>
        <w:t>35</w:t>
      </w:r>
      <w:r>
        <w:rPr>
          <w:rFonts w:ascii="Times New Roman" w:hAnsi="Times New Roman"/>
          <w:sz w:val="22"/>
          <w:szCs w:val="22"/>
        </w:rPr>
        <w:t>(2), iii. https://doi.org/10.2307/23044042</w:t>
      </w:r>
    </w:p>
    <w:p w14:paraId="526C8B9A"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Glaser, B. G., &amp; Strauss, A. L. (1967). </w:t>
      </w:r>
      <w:r>
        <w:rPr>
          <w:rFonts w:ascii="Times New Roman" w:hAnsi="Times New Roman"/>
          <w:i/>
          <w:iCs/>
          <w:sz w:val="22"/>
          <w:szCs w:val="22"/>
        </w:rPr>
        <w:t>The Discovery of Grounded Theory. Strategies for Qualitative Research.</w:t>
      </w:r>
      <w:r>
        <w:rPr>
          <w:rFonts w:ascii="Times New Roman" w:hAnsi="Times New Roman"/>
          <w:sz w:val="22"/>
          <w:szCs w:val="22"/>
        </w:rPr>
        <w:t xml:space="preserve"> Aldine Publishing Company.</w:t>
      </w:r>
    </w:p>
    <w:p w14:paraId="2934631F"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lastRenderedPageBreak/>
        <w:t xml:space="preserve">Guest, G., Bunce, A., &amp; Johnson, L. (2006). How Many Interviews Are enough? an Experiment with Data Saturation and Variability. </w:t>
      </w:r>
      <w:r>
        <w:rPr>
          <w:rFonts w:ascii="Times New Roman" w:hAnsi="Times New Roman"/>
          <w:i/>
          <w:iCs/>
          <w:sz w:val="22"/>
          <w:szCs w:val="22"/>
        </w:rPr>
        <w:t>Field Methods</w:t>
      </w:r>
      <w:r>
        <w:rPr>
          <w:rFonts w:ascii="Times New Roman" w:hAnsi="Times New Roman"/>
          <w:sz w:val="22"/>
          <w:szCs w:val="22"/>
        </w:rPr>
        <w:t xml:space="preserve">, </w:t>
      </w:r>
      <w:r>
        <w:rPr>
          <w:rFonts w:ascii="Times New Roman" w:hAnsi="Times New Roman"/>
          <w:i/>
          <w:iCs/>
          <w:sz w:val="22"/>
          <w:szCs w:val="22"/>
        </w:rPr>
        <w:t>18</w:t>
      </w:r>
      <w:r>
        <w:rPr>
          <w:rFonts w:ascii="Times New Roman" w:hAnsi="Times New Roman"/>
          <w:sz w:val="22"/>
          <w:szCs w:val="22"/>
        </w:rPr>
        <w:t>(1), 59–82. https://doi.org/10.1177/1525822X05279903</w:t>
      </w:r>
    </w:p>
    <w:p w14:paraId="59CB5D60"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Hershy, D. A., Henkens, K., &amp; Van Dalen, H. P. (2010). Aging and Financial Planning for Retirement: Interdisciplinary Influences Viewed through a Cross-Cultural Lens. </w:t>
      </w:r>
      <w:r>
        <w:rPr>
          <w:rFonts w:ascii="Times New Roman" w:hAnsi="Times New Roman"/>
          <w:i/>
          <w:iCs/>
          <w:sz w:val="22"/>
          <w:szCs w:val="22"/>
        </w:rPr>
        <w:t>The International Journal of Aging and Human Development</w:t>
      </w:r>
      <w:r>
        <w:rPr>
          <w:rFonts w:ascii="Times New Roman" w:hAnsi="Times New Roman"/>
          <w:sz w:val="22"/>
          <w:szCs w:val="22"/>
        </w:rPr>
        <w:t xml:space="preserve">, </w:t>
      </w:r>
      <w:r>
        <w:rPr>
          <w:rFonts w:ascii="Times New Roman" w:hAnsi="Times New Roman"/>
          <w:i/>
          <w:iCs/>
          <w:sz w:val="22"/>
          <w:szCs w:val="22"/>
        </w:rPr>
        <w:t>70</w:t>
      </w:r>
      <w:r>
        <w:rPr>
          <w:rFonts w:ascii="Times New Roman" w:hAnsi="Times New Roman"/>
          <w:sz w:val="22"/>
          <w:szCs w:val="22"/>
        </w:rPr>
        <w:t>(1), 1–38. https://doi.org/10.2190/ag.70.1.a</w:t>
      </w:r>
    </w:p>
    <w:p w14:paraId="69C9FFCB"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Hong Kong Monetary Authority. (2023). </w:t>
      </w:r>
      <w:r>
        <w:rPr>
          <w:rFonts w:ascii="Times New Roman" w:hAnsi="Times New Roman"/>
          <w:i/>
          <w:iCs/>
          <w:sz w:val="22"/>
          <w:szCs w:val="22"/>
        </w:rPr>
        <w:t>Annual Report 2022</w:t>
      </w:r>
      <w:r>
        <w:rPr>
          <w:rFonts w:ascii="Times New Roman" w:hAnsi="Times New Roman"/>
          <w:sz w:val="22"/>
          <w:szCs w:val="22"/>
        </w:rPr>
        <w:t>. https://www.hkma.gov.hk/eng/data-publications-and-research/publications/annual-report/2022/</w:t>
      </w:r>
    </w:p>
    <w:p w14:paraId="0566F95F"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Hwang, E. (2022, September 26). </w:t>
      </w:r>
      <w:r>
        <w:rPr>
          <w:rFonts w:ascii="Times New Roman" w:hAnsi="Times New Roman"/>
          <w:i/>
          <w:iCs/>
          <w:sz w:val="22"/>
          <w:szCs w:val="22"/>
        </w:rPr>
        <w:t>Do you have enough retirement savings?</w:t>
      </w:r>
      <w:r>
        <w:rPr>
          <w:rFonts w:ascii="Times New Roman" w:hAnsi="Times New Roman"/>
          <w:sz w:val="22"/>
          <w:szCs w:val="22"/>
        </w:rPr>
        <w:t xml:space="preserve"> WTW. https://www.wtwco.com/en-hk/insights/2022/09/do-you-have-enough-retirement-savings</w:t>
      </w:r>
    </w:p>
    <w:p w14:paraId="5A797732"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Kim, M. T., &amp; Han, H. R. (2004). </w:t>
      </w:r>
      <w:r>
        <w:rPr>
          <w:rFonts w:ascii="Times New Roman" w:hAnsi="Times New Roman"/>
          <w:i/>
          <w:iCs/>
          <w:sz w:val="22"/>
          <w:szCs w:val="22"/>
        </w:rPr>
        <w:t>Instruments for clinical health-care research, 73.</w:t>
      </w:r>
      <w:r>
        <w:rPr>
          <w:rFonts w:ascii="Times New Roman" w:hAnsi="Times New Roman"/>
          <w:sz w:val="22"/>
          <w:szCs w:val="22"/>
        </w:rPr>
        <w:t xml:space="preserve"> Instrumentation Development.</w:t>
      </w:r>
    </w:p>
    <w:p w14:paraId="00DE9029"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Malterud, K., Siersma, V. D., &amp; Guassora, A. D. (2015). Sample Size in Qualitative Interview studies: Guided by Information Power. </w:t>
      </w:r>
      <w:r>
        <w:rPr>
          <w:rFonts w:ascii="Times New Roman" w:hAnsi="Times New Roman"/>
          <w:i/>
          <w:iCs/>
          <w:sz w:val="22"/>
          <w:szCs w:val="22"/>
        </w:rPr>
        <w:t>Qualitative Health Research</w:t>
      </w:r>
      <w:r>
        <w:rPr>
          <w:rFonts w:ascii="Times New Roman" w:hAnsi="Times New Roman"/>
          <w:sz w:val="22"/>
          <w:szCs w:val="22"/>
        </w:rPr>
        <w:t xml:space="preserve">, </w:t>
      </w:r>
      <w:r>
        <w:rPr>
          <w:rFonts w:ascii="Times New Roman" w:hAnsi="Times New Roman"/>
          <w:i/>
          <w:iCs/>
          <w:sz w:val="22"/>
          <w:szCs w:val="22"/>
        </w:rPr>
        <w:t>26</w:t>
      </w:r>
      <w:r>
        <w:rPr>
          <w:rFonts w:ascii="Times New Roman" w:hAnsi="Times New Roman"/>
          <w:sz w:val="22"/>
          <w:szCs w:val="22"/>
        </w:rPr>
        <w:t>(13), 1753–1760. https://doi.org/10.1177/1049732315617444</w:t>
      </w:r>
    </w:p>
    <w:p w14:paraId="754D23F2"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Mandatory Provident Fund Schemes Authority. (2023). </w:t>
      </w:r>
      <w:r>
        <w:rPr>
          <w:rFonts w:ascii="Times New Roman" w:hAnsi="Times New Roman"/>
          <w:i/>
          <w:iCs/>
          <w:sz w:val="22"/>
          <w:szCs w:val="22"/>
        </w:rPr>
        <w:t>Annual Report 2022-23</w:t>
      </w:r>
      <w:r>
        <w:rPr>
          <w:rFonts w:ascii="Times New Roman" w:hAnsi="Times New Roman"/>
          <w:sz w:val="22"/>
          <w:szCs w:val="22"/>
        </w:rPr>
        <w:t>. Mpfa.org.hk. https://www.mpfa.org.hk/en/info-centre/publications-articles/annual-reports/annual-report-2022-23</w:t>
      </w:r>
    </w:p>
    <w:p w14:paraId="2B68FDD1"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Mason, M. (2010). Sample Size and Saturation in PhD Studies Using Qualitative Interviews. </w:t>
      </w:r>
      <w:r>
        <w:rPr>
          <w:rFonts w:ascii="Times New Roman" w:hAnsi="Times New Roman"/>
          <w:i/>
          <w:iCs/>
          <w:sz w:val="22"/>
          <w:szCs w:val="22"/>
        </w:rPr>
        <w:t>Forum Qualitative Sozialforschung / Forum: Qualitative Social Research</w:t>
      </w:r>
      <w:r>
        <w:rPr>
          <w:rFonts w:ascii="Times New Roman" w:hAnsi="Times New Roman"/>
          <w:sz w:val="22"/>
          <w:szCs w:val="22"/>
        </w:rPr>
        <w:t xml:space="preserve">, </w:t>
      </w:r>
      <w:r>
        <w:rPr>
          <w:rFonts w:ascii="Times New Roman" w:hAnsi="Times New Roman"/>
          <w:i/>
          <w:iCs/>
          <w:sz w:val="22"/>
          <w:szCs w:val="22"/>
        </w:rPr>
        <w:t>11</w:t>
      </w:r>
      <w:r>
        <w:rPr>
          <w:rFonts w:ascii="Times New Roman" w:hAnsi="Times New Roman"/>
          <w:sz w:val="22"/>
          <w:szCs w:val="22"/>
        </w:rPr>
        <w:t>(3). https://doi.org/10.17169/fqs-11.3.1428</w:t>
      </w:r>
    </w:p>
    <w:p w14:paraId="75DE0687"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Patton, M. Q. (1990). </w:t>
      </w:r>
      <w:r>
        <w:rPr>
          <w:rFonts w:ascii="Times New Roman" w:hAnsi="Times New Roman"/>
          <w:i/>
          <w:iCs/>
          <w:sz w:val="22"/>
          <w:szCs w:val="22"/>
        </w:rPr>
        <w:t>Qualitative Evaluation and Research Methods</w:t>
      </w:r>
      <w:r>
        <w:rPr>
          <w:rFonts w:ascii="Times New Roman" w:hAnsi="Times New Roman"/>
          <w:sz w:val="22"/>
          <w:szCs w:val="22"/>
        </w:rPr>
        <w:t>. SAGE Publications, Incorporated.</w:t>
      </w:r>
    </w:p>
    <w:p w14:paraId="61AD4D72"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Ren, H., &amp; Lim, S. T. (2024). A research proposal to examine psychological factors that influence financial planning for retirement in China. </w:t>
      </w:r>
      <w:r>
        <w:rPr>
          <w:rFonts w:ascii="Times New Roman" w:hAnsi="Times New Roman"/>
          <w:i/>
          <w:iCs/>
          <w:sz w:val="22"/>
          <w:szCs w:val="22"/>
        </w:rPr>
        <w:t>Global Journal of Business, Economics and Management: Current Issues</w:t>
      </w:r>
      <w:r>
        <w:rPr>
          <w:rFonts w:ascii="Times New Roman" w:hAnsi="Times New Roman"/>
          <w:sz w:val="22"/>
          <w:szCs w:val="22"/>
        </w:rPr>
        <w:t xml:space="preserve">, </w:t>
      </w:r>
      <w:r>
        <w:rPr>
          <w:rFonts w:ascii="Times New Roman" w:hAnsi="Times New Roman"/>
          <w:i/>
          <w:iCs/>
          <w:sz w:val="22"/>
          <w:szCs w:val="22"/>
        </w:rPr>
        <w:t>14</w:t>
      </w:r>
      <w:r>
        <w:rPr>
          <w:rFonts w:ascii="Times New Roman" w:hAnsi="Times New Roman"/>
          <w:sz w:val="22"/>
          <w:szCs w:val="22"/>
        </w:rPr>
        <w:t>(1), 49–69. https://doi.org/10.18844/gjbem.v14i1.9355</w:t>
      </w:r>
    </w:p>
    <w:p w14:paraId="5080F78A" w14:textId="77777777" w:rsidR="002427EA" w:rsidRDefault="00000000">
      <w:pPr>
        <w:pStyle w:val="NormalWeb"/>
        <w:widowControl/>
        <w:spacing w:beforeAutospacing="0" w:afterAutospacing="0" w:line="360" w:lineRule="auto"/>
        <w:ind w:hanging="720"/>
        <w:jc w:val="both"/>
        <w:rPr>
          <w:rFonts w:ascii="Times New Roman" w:hAnsi="Times New Roman"/>
          <w:sz w:val="22"/>
          <w:szCs w:val="22"/>
        </w:rPr>
      </w:pPr>
      <w:r>
        <w:rPr>
          <w:rFonts w:ascii="Times New Roman" w:hAnsi="Times New Roman"/>
          <w:sz w:val="22"/>
          <w:szCs w:val="22"/>
        </w:rPr>
        <w:t xml:space="preserve">Vough, H. C., Bataille, C. D., Noh, S. C., &amp; Lee, M. D. (2015). Going Off Script: How Managers Make Sense of the Ending of Their Careers. </w:t>
      </w:r>
      <w:r>
        <w:rPr>
          <w:rFonts w:ascii="Times New Roman" w:hAnsi="Times New Roman"/>
          <w:i/>
          <w:iCs/>
          <w:sz w:val="22"/>
          <w:szCs w:val="22"/>
        </w:rPr>
        <w:t>Journal of Management Studies</w:t>
      </w:r>
      <w:r>
        <w:rPr>
          <w:rFonts w:ascii="Times New Roman" w:hAnsi="Times New Roman"/>
          <w:sz w:val="22"/>
          <w:szCs w:val="22"/>
        </w:rPr>
        <w:t xml:space="preserve">, </w:t>
      </w:r>
      <w:r>
        <w:rPr>
          <w:rFonts w:ascii="Times New Roman" w:hAnsi="Times New Roman"/>
          <w:i/>
          <w:iCs/>
          <w:sz w:val="22"/>
          <w:szCs w:val="22"/>
        </w:rPr>
        <w:t>52</w:t>
      </w:r>
      <w:r>
        <w:rPr>
          <w:rFonts w:ascii="Times New Roman" w:hAnsi="Times New Roman"/>
          <w:sz w:val="22"/>
          <w:szCs w:val="22"/>
        </w:rPr>
        <w:t>(3), 414–440. https://doi.org/10.1111/joms.12126</w:t>
      </w:r>
    </w:p>
    <w:p w14:paraId="7EA53CE6" w14:textId="77777777" w:rsidR="002427EA" w:rsidRDefault="002427EA">
      <w:pPr>
        <w:jc w:val="both"/>
        <w:rPr>
          <w:rFonts w:ascii="Times New Roman" w:hAnsi="Times New Roman" w:cs="Times New Roman"/>
        </w:rPr>
      </w:pPr>
    </w:p>
    <w:sectPr w:rsidR="002427E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Margaret Julia Burnett" w:date="2026-03-26T16:00:00Z" w:initials="MB">
    <w:p w14:paraId="2C6ED2F8" w14:textId="77777777" w:rsidR="00C05E26" w:rsidRDefault="00C05E26" w:rsidP="00C05E26">
      <w:pPr>
        <w:pStyle w:val="CommentText"/>
      </w:pPr>
      <w:r>
        <w:rPr>
          <w:rStyle w:val="CommentReference"/>
        </w:rPr>
        <w:annotationRef/>
      </w:r>
      <w:r>
        <w:rPr>
          <w:lang w:val="en-HK"/>
        </w:rPr>
        <w:t>This is your job!  You determine how to use CWO framework by asking a clear research question.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6ED2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BAEA9B" w16cex:dateUtc="2026-03-26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6ED2F8" w16cid:durableId="29BAEA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F15AC" w14:textId="77777777" w:rsidR="00134062" w:rsidRDefault="00134062">
      <w:pPr>
        <w:spacing w:line="240" w:lineRule="auto"/>
      </w:pPr>
      <w:r>
        <w:separator/>
      </w:r>
    </w:p>
  </w:endnote>
  <w:endnote w:type="continuationSeparator" w:id="0">
    <w:p w14:paraId="25C8E611" w14:textId="77777777" w:rsidR="00134062" w:rsidRDefault="001340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Times New Roman Regular">
    <w:altName w:val="Times New Roman"/>
    <w:charset w:val="00"/>
    <w:family w:val="auto"/>
    <w:pitch w:val="default"/>
    <w:sig w:usb0="E0000AFF" w:usb1="00007843" w:usb2="00000001" w:usb3="00000000" w:csb0="400001BF" w:csb1="DFF70000"/>
  </w:font>
  <w:font w:name="Microsoft YaHei">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altName w:val="Segoe Print"/>
    <w:charset w:val="00"/>
    <w:family w:val="modern"/>
    <w:pitch w:val="default"/>
    <w:sig w:usb0="00000000" w:usb1="00000000" w:usb2="02000028" w:usb3="00000000" w:csb0="600001DF" w:csb1="FFDF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default"/>
    <w:sig w:usb0="00000000" w:usb1="00000000" w:usb2="00000009" w:usb3="00000000" w:csb0="400001FF" w:csb1="FFFF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FC51D" w14:textId="77777777" w:rsidR="00134062" w:rsidRDefault="00134062">
      <w:pPr>
        <w:spacing w:after="0"/>
      </w:pPr>
      <w:r>
        <w:separator/>
      </w:r>
    </w:p>
  </w:footnote>
  <w:footnote w:type="continuationSeparator" w:id="0">
    <w:p w14:paraId="29E27E8F" w14:textId="77777777" w:rsidR="00134062" w:rsidRDefault="0013406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823574"/>
    <w:multiLevelType w:val="singleLevel"/>
    <w:tmpl w:val="9A823574"/>
    <w:lvl w:ilvl="0">
      <w:start w:val="1"/>
      <w:numFmt w:val="decimal"/>
      <w:suff w:val="space"/>
      <w:lvlText w:val="(%1)"/>
      <w:lvlJc w:val="left"/>
    </w:lvl>
  </w:abstractNum>
  <w:abstractNum w:abstractNumId="1" w15:restartNumberingAfterBreak="0">
    <w:nsid w:val="D3FC5458"/>
    <w:multiLevelType w:val="singleLevel"/>
    <w:tmpl w:val="D3FC5458"/>
    <w:lvl w:ilvl="0">
      <w:start w:val="5"/>
      <w:numFmt w:val="decimal"/>
      <w:suff w:val="space"/>
      <w:lvlText w:val="%1."/>
      <w:lvlJc w:val="left"/>
    </w:lvl>
  </w:abstractNum>
  <w:abstractNum w:abstractNumId="2" w15:restartNumberingAfterBreak="0">
    <w:nsid w:val="D99E1944"/>
    <w:multiLevelType w:val="singleLevel"/>
    <w:tmpl w:val="D99E1944"/>
    <w:lvl w:ilvl="0">
      <w:start w:val="1"/>
      <w:numFmt w:val="bullet"/>
      <w:pStyle w:val="ListBullet"/>
      <w:lvlText w:val=""/>
      <w:lvlJc w:val="left"/>
      <w:pPr>
        <w:tabs>
          <w:tab w:val="left" w:pos="360"/>
        </w:tabs>
        <w:ind w:left="360" w:hanging="360"/>
      </w:pPr>
      <w:rPr>
        <w:rFonts w:ascii="Wingdings" w:hAnsi="Wingdings" w:hint="default"/>
      </w:rPr>
    </w:lvl>
  </w:abstractNum>
  <w:abstractNum w:abstractNumId="3" w15:restartNumberingAfterBreak="0">
    <w:nsid w:val="E1DF666E"/>
    <w:multiLevelType w:val="singleLevel"/>
    <w:tmpl w:val="E1DF666E"/>
    <w:lvl w:ilvl="0">
      <w:start w:val="1"/>
      <w:numFmt w:val="decimal"/>
      <w:pStyle w:val="ListNumber"/>
      <w:lvlText w:val="%1."/>
      <w:lvlJc w:val="left"/>
      <w:pPr>
        <w:tabs>
          <w:tab w:val="left" w:pos="360"/>
        </w:tabs>
        <w:ind w:left="360" w:hanging="360"/>
      </w:pPr>
    </w:lvl>
  </w:abstractNum>
  <w:abstractNum w:abstractNumId="4" w15:restartNumberingAfterBreak="0">
    <w:nsid w:val="FFFE7519"/>
    <w:multiLevelType w:val="singleLevel"/>
    <w:tmpl w:val="FFFE7519"/>
    <w:lvl w:ilvl="0">
      <w:start w:val="1"/>
      <w:numFmt w:val="bullet"/>
      <w:lvlText w:val=""/>
      <w:lvlJc w:val="left"/>
      <w:pPr>
        <w:ind w:left="420" w:hanging="420"/>
      </w:pPr>
      <w:rPr>
        <w:rFonts w:ascii="Wingdings" w:hAnsi="Wingdings" w:hint="default"/>
      </w:rPr>
    </w:lvl>
  </w:abstractNum>
  <w:num w:numId="1" w16cid:durableId="788863510">
    <w:abstractNumId w:val="3"/>
  </w:num>
  <w:num w:numId="2" w16cid:durableId="1045449957">
    <w:abstractNumId w:val="2"/>
  </w:num>
  <w:num w:numId="3" w16cid:durableId="865482004">
    <w:abstractNumId w:val="1"/>
  </w:num>
  <w:num w:numId="4" w16cid:durableId="1503273477">
    <w:abstractNumId w:val="4"/>
  </w:num>
  <w:num w:numId="5" w16cid:durableId="46242731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garet Julia Burnett">
    <w15:presenceInfo w15:providerId="AD" w15:userId="S::maggieb@hku.hk::85edaff3-bd36-4204-bcd4-212b1f5629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E9A"/>
    <w:rsid w:val="00006C93"/>
    <w:rsid w:val="00014B50"/>
    <w:rsid w:val="000333AB"/>
    <w:rsid w:val="000D4D61"/>
    <w:rsid w:val="001139D7"/>
    <w:rsid w:val="0012004B"/>
    <w:rsid w:val="00130372"/>
    <w:rsid w:val="00134062"/>
    <w:rsid w:val="001B625E"/>
    <w:rsid w:val="00216894"/>
    <w:rsid w:val="002427EA"/>
    <w:rsid w:val="002B7B2A"/>
    <w:rsid w:val="002D2521"/>
    <w:rsid w:val="002E5B09"/>
    <w:rsid w:val="002F509E"/>
    <w:rsid w:val="002F6E2F"/>
    <w:rsid w:val="003017F6"/>
    <w:rsid w:val="00325EB4"/>
    <w:rsid w:val="003F7696"/>
    <w:rsid w:val="004E40D3"/>
    <w:rsid w:val="004E7AE7"/>
    <w:rsid w:val="0054551D"/>
    <w:rsid w:val="00560747"/>
    <w:rsid w:val="005A50E5"/>
    <w:rsid w:val="005B5F17"/>
    <w:rsid w:val="006E107A"/>
    <w:rsid w:val="006F6E77"/>
    <w:rsid w:val="00753CE6"/>
    <w:rsid w:val="00796C0F"/>
    <w:rsid w:val="007B489A"/>
    <w:rsid w:val="007D3915"/>
    <w:rsid w:val="00824A7D"/>
    <w:rsid w:val="0086193C"/>
    <w:rsid w:val="008B1FC9"/>
    <w:rsid w:val="00951380"/>
    <w:rsid w:val="009664DF"/>
    <w:rsid w:val="009B30BC"/>
    <w:rsid w:val="00A82F01"/>
    <w:rsid w:val="00A95DEA"/>
    <w:rsid w:val="00AC1FB0"/>
    <w:rsid w:val="00B75DB3"/>
    <w:rsid w:val="00C05E26"/>
    <w:rsid w:val="00C30FCA"/>
    <w:rsid w:val="00C67C41"/>
    <w:rsid w:val="00C704CE"/>
    <w:rsid w:val="00C87805"/>
    <w:rsid w:val="00CB25BA"/>
    <w:rsid w:val="00CD0112"/>
    <w:rsid w:val="00D61CB4"/>
    <w:rsid w:val="00D7656B"/>
    <w:rsid w:val="00DB13DB"/>
    <w:rsid w:val="00EF013F"/>
    <w:rsid w:val="00FA2218"/>
    <w:rsid w:val="00FD0755"/>
    <w:rsid w:val="00FF5E9A"/>
    <w:rsid w:val="023C2116"/>
    <w:rsid w:val="02821A5E"/>
    <w:rsid w:val="04A86794"/>
    <w:rsid w:val="0AE75B3C"/>
    <w:rsid w:val="0F196F46"/>
    <w:rsid w:val="12DD1CFF"/>
    <w:rsid w:val="14164D9C"/>
    <w:rsid w:val="16433CEF"/>
    <w:rsid w:val="17BE8D4E"/>
    <w:rsid w:val="193A152D"/>
    <w:rsid w:val="197625AF"/>
    <w:rsid w:val="19966245"/>
    <w:rsid w:val="22470F03"/>
    <w:rsid w:val="227E692E"/>
    <w:rsid w:val="23B856E9"/>
    <w:rsid w:val="265B0A8D"/>
    <w:rsid w:val="298375C8"/>
    <w:rsid w:val="29F65972"/>
    <w:rsid w:val="2B1213EB"/>
    <w:rsid w:val="2D9E26E8"/>
    <w:rsid w:val="2F055F61"/>
    <w:rsid w:val="2FEA4D90"/>
    <w:rsid w:val="356814A4"/>
    <w:rsid w:val="3B217781"/>
    <w:rsid w:val="3C2B322B"/>
    <w:rsid w:val="3C956B58"/>
    <w:rsid w:val="3CBB2697"/>
    <w:rsid w:val="45113FE9"/>
    <w:rsid w:val="46BA58D8"/>
    <w:rsid w:val="4A431964"/>
    <w:rsid w:val="4B2772B4"/>
    <w:rsid w:val="4E9F13AD"/>
    <w:rsid w:val="4ED924DD"/>
    <w:rsid w:val="4F2002A2"/>
    <w:rsid w:val="4FD277D7"/>
    <w:rsid w:val="53FCFFAA"/>
    <w:rsid w:val="557EE506"/>
    <w:rsid w:val="57AB3C3F"/>
    <w:rsid w:val="5BDF2144"/>
    <w:rsid w:val="5CCE3A33"/>
    <w:rsid w:val="5EB81FFB"/>
    <w:rsid w:val="5FAF8558"/>
    <w:rsid w:val="626E68ED"/>
    <w:rsid w:val="654043AE"/>
    <w:rsid w:val="67890948"/>
    <w:rsid w:val="67E9C3AC"/>
    <w:rsid w:val="680F45AC"/>
    <w:rsid w:val="6870599E"/>
    <w:rsid w:val="6E7F3FBE"/>
    <w:rsid w:val="6EB32F01"/>
    <w:rsid w:val="70E46F2A"/>
    <w:rsid w:val="715B3690"/>
    <w:rsid w:val="71A566B9"/>
    <w:rsid w:val="79F687EE"/>
    <w:rsid w:val="79F7750E"/>
    <w:rsid w:val="7AF641CB"/>
    <w:rsid w:val="7B1A27DF"/>
    <w:rsid w:val="7EEEA46A"/>
    <w:rsid w:val="7F8A15E4"/>
    <w:rsid w:val="7FA77B74"/>
    <w:rsid w:val="7FEBEA9E"/>
    <w:rsid w:val="7FFF77B1"/>
    <w:rsid w:val="8EB6D38C"/>
    <w:rsid w:val="9EFF79C9"/>
    <w:rsid w:val="BFBED734"/>
    <w:rsid w:val="CEF4F7C1"/>
    <w:rsid w:val="D69F9C8B"/>
    <w:rsid w:val="DAF7CAA4"/>
    <w:rsid w:val="DEFFA7CE"/>
    <w:rsid w:val="DFFB7EC5"/>
    <w:rsid w:val="E4F7EA37"/>
    <w:rsid w:val="EBFE9949"/>
    <w:rsid w:val="F15F4EF5"/>
    <w:rsid w:val="FC7D8416"/>
    <w:rsid w:val="FEE6C706"/>
    <w:rsid w:val="FF4F861F"/>
    <w:rsid w:val="FFEE5B6B"/>
    <w:rsid w:val="FFFEE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0CF73"/>
  <w15:docId w15:val="{0B2FBDCB-D559-48F2-9F77-F9A907DD7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en-H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lang w:val="en-US" w:eastAsia="zh-CN"/>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uiPriority w:val="99"/>
    <w:semiHidden/>
    <w:unhideWhenUsed/>
    <w:qFormat/>
    <w:pPr>
      <w:numPr>
        <w:numId w:val="1"/>
      </w:numPr>
    </w:pPr>
  </w:style>
  <w:style w:type="paragraph" w:styleId="ListBullet">
    <w:name w:val="List Bullet"/>
    <w:basedOn w:val="Normal"/>
    <w:uiPriority w:val="99"/>
    <w:unhideWhenUsed/>
    <w:qFormat/>
    <w:pPr>
      <w:numPr>
        <w:numId w:val="2"/>
      </w:numPr>
    </w:pPr>
  </w:style>
  <w:style w:type="paragraph" w:styleId="BodyText">
    <w:name w:val="Body Text"/>
    <w:basedOn w:val="Normal"/>
    <w:qFormat/>
    <w:pPr>
      <w:spacing w:before="180" w:after="180"/>
    </w:p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NormalWeb">
    <w:name w:val="Normal (Web)"/>
    <w:basedOn w:val="Normal"/>
    <w:uiPriority w:val="99"/>
    <w:semiHidden/>
    <w:unhideWhenUsed/>
    <w:qFormat/>
    <w:pPr>
      <w:spacing w:beforeAutospacing="1" w:after="0" w:afterAutospacing="1"/>
    </w:pPr>
    <w:rPr>
      <w:rFonts w:cs="Times New Roman"/>
      <w:kern w:val="0"/>
      <w:sz w:val="24"/>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Pr>
      <w:b/>
      <w:bCs/>
    </w:rPr>
  </w:style>
  <w:style w:type="character" w:styleId="FollowedHyperlink">
    <w:name w:val="FollowedHyperlink"/>
    <w:basedOn w:val="DefaultParagraphFont"/>
    <w:uiPriority w:val="99"/>
    <w:semiHidden/>
    <w:unhideWhenUsed/>
    <w:qFormat/>
    <w:rPr>
      <w:color w:val="96607D" w:themeColor="followedHyperlink"/>
      <w:u w:val="single"/>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467886"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qFormat/>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qFormat/>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1">
    <w:name w:val="明显强调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10">
    <w:name w:val="明显参考1"/>
    <w:basedOn w:val="DefaultParagraphFont"/>
    <w:uiPriority w:val="32"/>
    <w:qFormat/>
    <w:rPr>
      <w:b/>
      <w:bCs/>
      <w:smallCaps/>
      <w:color w:val="0F4761" w:themeColor="accent1" w:themeShade="BF"/>
      <w:spacing w:val="5"/>
    </w:rPr>
  </w:style>
  <w:style w:type="character" w:customStyle="1" w:styleId="11">
    <w:name w:val="未处理的提及1"/>
    <w:basedOn w:val="DefaultParagraphFont"/>
    <w:uiPriority w:val="99"/>
    <w:semiHidden/>
    <w:unhideWhenUsed/>
    <w:qFormat/>
    <w:rPr>
      <w:color w:val="605E5C"/>
      <w:shd w:val="clear" w:color="auto" w:fill="E1DFDD"/>
    </w:rPr>
  </w:style>
  <w:style w:type="paragraph" w:customStyle="1" w:styleId="Compact">
    <w:name w:val="Compact"/>
    <w:basedOn w:val="BodyText"/>
    <w:qFormat/>
    <w:pPr>
      <w:spacing w:before="36" w:after="36"/>
    </w:pPr>
  </w:style>
  <w:style w:type="table" w:styleId="TableGrid">
    <w:name w:val="Table Grid"/>
    <w:basedOn w:val="TableNormal"/>
    <w:uiPriority w:val="39"/>
    <w:qFormat/>
    <w:rsid w:val="004E7AE7"/>
    <w:rPr>
      <w:sz w:val="24"/>
      <w:szCs w:val="24"/>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unhideWhenUsed/>
    <w:rsid w:val="004E7AE7"/>
    <w:rPr>
      <w:rFonts w:asciiTheme="minorHAnsi" w:eastAsiaTheme="minorEastAsia" w:hAnsiTheme="minorHAnsi" w:cstheme="minorBidi"/>
      <w:kern w:val="2"/>
      <w:sz w:val="22"/>
      <w:szCs w:val="24"/>
      <w:lang w:val="en-US" w:eastAsia="zh-CN"/>
      <w14:ligatures w14:val="standardContextual"/>
    </w:rPr>
  </w:style>
  <w:style w:type="character" w:styleId="CommentReference">
    <w:name w:val="annotation reference"/>
    <w:basedOn w:val="DefaultParagraphFont"/>
    <w:uiPriority w:val="99"/>
    <w:semiHidden/>
    <w:unhideWhenUsed/>
    <w:rsid w:val="00C05E26"/>
    <w:rPr>
      <w:sz w:val="16"/>
      <w:szCs w:val="16"/>
    </w:rPr>
  </w:style>
  <w:style w:type="paragraph" w:styleId="CommentText">
    <w:name w:val="annotation text"/>
    <w:basedOn w:val="Normal"/>
    <w:link w:val="CommentTextChar"/>
    <w:uiPriority w:val="99"/>
    <w:unhideWhenUsed/>
    <w:rsid w:val="00C05E26"/>
    <w:pPr>
      <w:spacing w:line="240" w:lineRule="auto"/>
    </w:pPr>
    <w:rPr>
      <w:sz w:val="20"/>
      <w:szCs w:val="20"/>
    </w:rPr>
  </w:style>
  <w:style w:type="character" w:customStyle="1" w:styleId="CommentTextChar">
    <w:name w:val="Comment Text Char"/>
    <w:basedOn w:val="DefaultParagraphFont"/>
    <w:link w:val="CommentText"/>
    <w:uiPriority w:val="99"/>
    <w:rsid w:val="00C05E26"/>
    <w:rPr>
      <w:rFonts w:asciiTheme="minorHAnsi" w:eastAsiaTheme="minorEastAsia" w:hAnsiTheme="minorHAnsi" w:cstheme="minorBidi"/>
      <w:kern w:val="2"/>
      <w:lang w:val="en-US" w:eastAsia="zh-CN"/>
      <w14:ligatures w14:val="standardContextual"/>
    </w:rPr>
  </w:style>
  <w:style w:type="paragraph" w:styleId="CommentSubject">
    <w:name w:val="annotation subject"/>
    <w:basedOn w:val="CommentText"/>
    <w:next w:val="CommentText"/>
    <w:link w:val="CommentSubjectChar"/>
    <w:uiPriority w:val="99"/>
    <w:semiHidden/>
    <w:unhideWhenUsed/>
    <w:rsid w:val="00C05E26"/>
    <w:rPr>
      <w:b/>
      <w:bCs/>
    </w:rPr>
  </w:style>
  <w:style w:type="character" w:customStyle="1" w:styleId="CommentSubjectChar">
    <w:name w:val="Comment Subject Char"/>
    <w:basedOn w:val="CommentTextChar"/>
    <w:link w:val="CommentSubject"/>
    <w:uiPriority w:val="99"/>
    <w:semiHidden/>
    <w:rsid w:val="00C05E26"/>
    <w:rPr>
      <w:rFonts w:asciiTheme="minorHAnsi" w:eastAsiaTheme="minorEastAsia" w:hAnsiTheme="minorHAnsi" w:cstheme="minorBidi"/>
      <w:b/>
      <w:bCs/>
      <w:kern w:val="2"/>
      <w:lang w:val="en-US" w:eastAsia="zh-CN"/>
      <w14:ligatures w14:val="standardContextual"/>
    </w:rPr>
  </w:style>
  <w:style w:type="character" w:styleId="UnresolvedMention">
    <w:name w:val="Unresolved Mention"/>
    <w:basedOn w:val="DefaultParagraphFont"/>
    <w:uiPriority w:val="99"/>
    <w:semiHidden/>
    <w:unhideWhenUsed/>
    <w:rsid w:val="001139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3D17D89F-512E-D34A-BEC2-4A015C61C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11</Pages>
  <Words>4145</Words>
  <Characters>21434</Characters>
  <Application>Microsoft Office Word</Application>
  <DocSecurity>0</DocSecurity>
  <Lines>510</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Wing Cai 蔡诗颖</dc:creator>
  <cp:lastModifiedBy>Margaret Julia Burnett</cp:lastModifiedBy>
  <cp:revision>4</cp:revision>
  <dcterms:created xsi:type="dcterms:W3CDTF">2026-03-25T08:29:00Z</dcterms:created>
  <dcterms:modified xsi:type="dcterms:W3CDTF">2026-03-26T09:18:00Z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4398AF9B70D5249E7CFDC0699A12CD21_43</vt:lpwstr>
  </property>
  <property fmtid="{D5CDD505-2E9C-101B-9397-08002B2CF9AE}" pid="4" name="KSOTemplateDocerSaveRecord">
    <vt:lpwstr>eyJoZGlkIjoiOTE4Mzk2YjliNTc0M2Q5NTQwNjc5MmQxYThhYjkyNTciLCJ1c2VySWQiOiIyNTQzNjM5MzUifQ==</vt:lpwstr>
  </property>
</Properties>
</file>